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08D9A" w14:textId="1004DFA2" w:rsidR="000741FF" w:rsidRPr="00A36214" w:rsidRDefault="000741FF" w:rsidP="00952954">
      <w:pPr>
        <w:pStyle w:val="NormalWeb"/>
        <w:spacing w:before="0" w:beforeAutospacing="0" w:after="0" w:afterAutospacing="0"/>
        <w:jc w:val="center"/>
        <w:rPr>
          <w:b/>
          <w:bCs/>
          <w:sz w:val="36"/>
          <w:szCs w:val="36"/>
        </w:rPr>
      </w:pPr>
      <w:r w:rsidRPr="00A36214">
        <w:rPr>
          <w:rFonts w:ascii="Tahoma,Bold" w:hAnsi="Tahoma,Bold"/>
          <w:b/>
          <w:bCs/>
          <w:color w:val="211E1E"/>
          <w:sz w:val="36"/>
          <w:szCs w:val="36"/>
        </w:rPr>
        <w:t>Web Designing Assignment</w:t>
      </w:r>
    </w:p>
    <w:p w14:paraId="7BEC970E" w14:textId="77777777" w:rsidR="000741FF" w:rsidRPr="00A36214" w:rsidRDefault="000741FF" w:rsidP="00952954">
      <w:pPr>
        <w:pStyle w:val="NormalWeb"/>
        <w:spacing w:before="0" w:beforeAutospacing="0" w:after="0" w:afterAutospacing="0"/>
        <w:jc w:val="center"/>
        <w:rPr>
          <w:rFonts w:ascii="Tahoma,Bold" w:hAnsi="Tahoma,Bold"/>
          <w:b/>
          <w:bCs/>
          <w:color w:val="0C0F19"/>
          <w:sz w:val="36"/>
          <w:szCs w:val="36"/>
        </w:rPr>
      </w:pPr>
      <w:r w:rsidRPr="00A36214">
        <w:rPr>
          <w:rFonts w:ascii="Tahoma,Bold" w:hAnsi="Tahoma,Bold"/>
          <w:b/>
          <w:bCs/>
          <w:color w:val="0C0F19"/>
          <w:sz w:val="36"/>
          <w:szCs w:val="36"/>
        </w:rPr>
        <w:t>Term-1</w:t>
      </w:r>
    </w:p>
    <w:p w14:paraId="5F1535B2" w14:textId="08F2BA24" w:rsidR="000741FF" w:rsidRPr="00A36214" w:rsidRDefault="000741FF" w:rsidP="00952954">
      <w:pPr>
        <w:pStyle w:val="NormalWeb"/>
        <w:spacing w:before="0" w:beforeAutospacing="0" w:after="0" w:afterAutospacing="0"/>
        <w:jc w:val="center"/>
        <w:rPr>
          <w:rFonts w:ascii="Tahoma,Bold" w:hAnsi="Tahoma,Bold"/>
          <w:b/>
          <w:bCs/>
          <w:color w:val="0C0F19"/>
          <w:sz w:val="36"/>
          <w:szCs w:val="36"/>
          <w:u w:val="single"/>
        </w:rPr>
      </w:pPr>
      <w:r w:rsidRPr="00A36214">
        <w:rPr>
          <w:rFonts w:ascii="Tahoma,Bold" w:hAnsi="Tahoma,Bold"/>
          <w:b/>
          <w:bCs/>
          <w:color w:val="0C0F19"/>
          <w:sz w:val="36"/>
          <w:szCs w:val="36"/>
          <w:u w:val="single"/>
        </w:rPr>
        <w:t>Module (HTML) -1</w:t>
      </w:r>
    </w:p>
    <w:p w14:paraId="4CFDD920" w14:textId="77777777" w:rsidR="00D8012F" w:rsidRPr="00513DD5" w:rsidRDefault="00D8012F" w:rsidP="00952954">
      <w:pPr>
        <w:pStyle w:val="NormalWeb"/>
        <w:spacing w:before="0" w:beforeAutospacing="0" w:after="0" w:afterAutospacing="0"/>
        <w:rPr>
          <w:sz w:val="32"/>
          <w:szCs w:val="32"/>
          <w:u w:val="single"/>
        </w:rPr>
      </w:pPr>
    </w:p>
    <w:p w14:paraId="5537E8C1" w14:textId="77777777" w:rsidR="009B029A" w:rsidRPr="00513DD5" w:rsidRDefault="009B029A" w:rsidP="008F2504">
      <w:pPr>
        <w:rPr>
          <w:sz w:val="32"/>
          <w:szCs w:val="32"/>
        </w:rPr>
      </w:pPr>
    </w:p>
    <w:p w14:paraId="0B235D64" w14:textId="77777777" w:rsidR="00673EAA" w:rsidRPr="00513DD5" w:rsidRDefault="00681C86" w:rsidP="008F2504">
      <w:pPr>
        <w:rPr>
          <w:b/>
          <w:bCs/>
          <w:sz w:val="32"/>
          <w:szCs w:val="32"/>
        </w:rPr>
      </w:pPr>
      <w:r w:rsidRPr="00513DD5">
        <w:rPr>
          <w:b/>
          <w:bCs/>
          <w:sz w:val="32"/>
          <w:szCs w:val="32"/>
        </w:rPr>
        <w:t xml:space="preserve">        Q.</w:t>
      </w:r>
      <w:r w:rsidR="00D8012F" w:rsidRPr="00513DD5">
        <w:rPr>
          <w:b/>
          <w:bCs/>
          <w:sz w:val="32"/>
          <w:szCs w:val="32"/>
        </w:rPr>
        <w:t xml:space="preserve">  </w:t>
      </w:r>
      <w:r w:rsidR="00E140D3" w:rsidRPr="00513DD5">
        <w:rPr>
          <w:b/>
          <w:bCs/>
          <w:sz w:val="32"/>
          <w:szCs w:val="32"/>
        </w:rPr>
        <w:t>Are the HTML tags and elements the same thing?</w:t>
      </w:r>
    </w:p>
    <w:p w14:paraId="4E394B1E" w14:textId="77777777" w:rsidR="00D76F9F" w:rsidRDefault="00D76F9F" w:rsidP="008F2504">
      <w:pPr>
        <w:rPr>
          <w:b/>
          <w:bCs/>
          <w:sz w:val="28"/>
          <w:szCs w:val="28"/>
        </w:rPr>
      </w:pPr>
    </w:p>
    <w:p w14:paraId="6B0B7E3A" w14:textId="0A164051" w:rsidR="00260EB9" w:rsidRPr="0026274E" w:rsidRDefault="0026274E" w:rsidP="0026274E">
      <w:pPr>
        <w:rPr>
          <w:sz w:val="28"/>
          <w:szCs w:val="28"/>
        </w:rPr>
      </w:pPr>
      <w:r>
        <w:rPr>
          <w:sz w:val="28"/>
          <w:szCs w:val="28"/>
        </w:rPr>
        <w:t xml:space="preserve">           -   </w:t>
      </w:r>
      <w:r w:rsidR="009943AA" w:rsidRPr="0026274E">
        <w:rPr>
          <w:sz w:val="28"/>
          <w:szCs w:val="28"/>
        </w:rPr>
        <w:t>No, the HTML tags and elements are not the same thing.</w:t>
      </w:r>
    </w:p>
    <w:p w14:paraId="318A4E67" w14:textId="77777777" w:rsidR="006D1BFE" w:rsidRPr="00474147" w:rsidRDefault="006D1BFE" w:rsidP="009B0947">
      <w:pPr>
        <w:pStyle w:val="ListParagraph"/>
        <w:spacing w:line="240" w:lineRule="atLeast"/>
        <w:rPr>
          <w:b/>
          <w:bCs/>
          <w:sz w:val="28"/>
          <w:szCs w:val="28"/>
        </w:rPr>
      </w:pPr>
    </w:p>
    <w:p w14:paraId="5209F7FF" w14:textId="6C28EE4D" w:rsidR="00EB4386" w:rsidRDefault="00EB4386" w:rsidP="009B0947">
      <w:pPr>
        <w:pStyle w:val="ListParagraph"/>
        <w:spacing w:after="10" w:line="240" w:lineRule="atLeast"/>
        <w:rPr>
          <w:sz w:val="28"/>
          <w:szCs w:val="28"/>
        </w:rPr>
      </w:pPr>
      <w:r w:rsidRPr="00474147">
        <w:rPr>
          <w:b/>
          <w:bCs/>
          <w:sz w:val="28"/>
          <w:szCs w:val="28"/>
        </w:rPr>
        <w:t>Examples of HTML tags :-</w:t>
      </w:r>
      <w:r>
        <w:rPr>
          <w:sz w:val="28"/>
          <w:szCs w:val="28"/>
        </w:rPr>
        <w:t xml:space="preserve"> &lt;p&gt; Paragraph Tag&lt;/p&gt; ,</w:t>
      </w:r>
    </w:p>
    <w:p w14:paraId="4CBFF69D" w14:textId="3088B41C" w:rsidR="00EB4386" w:rsidRDefault="00EB4386" w:rsidP="009B0947">
      <w:pPr>
        <w:pStyle w:val="ListParagraph"/>
        <w:spacing w:after="10" w:line="240" w:lineRule="atLeast"/>
        <w:rPr>
          <w:sz w:val="28"/>
          <w:szCs w:val="28"/>
        </w:rPr>
      </w:pPr>
      <w:r>
        <w:rPr>
          <w:sz w:val="28"/>
          <w:szCs w:val="28"/>
        </w:rPr>
        <w:t>&lt;h2&gt; Heading Tag &lt;/h2&gt;,&lt;b&gt; Bold Tag&lt;/b&gt;, &lt;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&gt; Italic Tag&lt;/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&gt;,</w:t>
      </w:r>
    </w:p>
    <w:p w14:paraId="4ADB84CC" w14:textId="057051FE" w:rsidR="00EB4386" w:rsidRDefault="002079AB" w:rsidP="009B0947">
      <w:pPr>
        <w:pStyle w:val="ListParagraph"/>
        <w:spacing w:after="10" w:line="240" w:lineRule="atLeast"/>
        <w:rPr>
          <w:sz w:val="28"/>
          <w:szCs w:val="28"/>
        </w:rPr>
      </w:pPr>
      <w:r>
        <w:rPr>
          <w:sz w:val="28"/>
          <w:szCs w:val="28"/>
        </w:rPr>
        <w:t>&lt;u&gt; Underline Tag&lt;/u&gt;</w:t>
      </w:r>
      <w:r w:rsidR="00207B96">
        <w:rPr>
          <w:sz w:val="28"/>
          <w:szCs w:val="28"/>
        </w:rPr>
        <w:t xml:space="preserve"> </w:t>
      </w:r>
    </w:p>
    <w:p w14:paraId="43E36E10" w14:textId="77777777" w:rsidR="00474147" w:rsidRDefault="00474147" w:rsidP="009B0947">
      <w:pPr>
        <w:pStyle w:val="ListParagraph"/>
        <w:spacing w:after="10" w:line="240" w:lineRule="atLeast"/>
        <w:rPr>
          <w:sz w:val="28"/>
          <w:szCs w:val="28"/>
        </w:rPr>
      </w:pPr>
    </w:p>
    <w:p w14:paraId="64AB22F0" w14:textId="555A95CA" w:rsidR="00C72B37" w:rsidRDefault="00C72B37" w:rsidP="009B0947">
      <w:pPr>
        <w:pStyle w:val="ListParagraph"/>
        <w:spacing w:after="10" w:line="240" w:lineRule="atLeast"/>
        <w:rPr>
          <w:sz w:val="28"/>
          <w:szCs w:val="28"/>
        </w:rPr>
      </w:pPr>
      <w:r w:rsidRPr="00474147">
        <w:rPr>
          <w:b/>
          <w:bCs/>
          <w:sz w:val="28"/>
          <w:szCs w:val="28"/>
        </w:rPr>
        <w:t>Example of HTML elements :-</w:t>
      </w:r>
      <w:r>
        <w:rPr>
          <w:sz w:val="28"/>
          <w:szCs w:val="28"/>
        </w:rPr>
        <w:t xml:space="preserve"> </w:t>
      </w:r>
      <w:r w:rsidR="00330321">
        <w:rPr>
          <w:sz w:val="28"/>
          <w:szCs w:val="28"/>
        </w:rPr>
        <w:t>&lt;html&gt;,&lt;head&gt;,</w:t>
      </w:r>
      <w:r w:rsidR="004F1B10">
        <w:rPr>
          <w:sz w:val="28"/>
          <w:szCs w:val="28"/>
        </w:rPr>
        <w:t>&lt;title&gt;, &lt;link&gt;,</w:t>
      </w:r>
      <w:r w:rsidR="00330321">
        <w:rPr>
          <w:sz w:val="28"/>
          <w:szCs w:val="28"/>
        </w:rPr>
        <w:t xml:space="preserve"> &lt;body&gt; </w:t>
      </w:r>
    </w:p>
    <w:p w14:paraId="32C591B7" w14:textId="77777777" w:rsidR="00DB5C28" w:rsidRPr="00EB4386" w:rsidRDefault="00DB5C28" w:rsidP="009B0947">
      <w:pPr>
        <w:pStyle w:val="ListParagraph"/>
        <w:spacing w:after="10" w:line="240" w:lineRule="atLeast"/>
        <w:rPr>
          <w:sz w:val="28"/>
          <w:szCs w:val="28"/>
        </w:rPr>
      </w:pPr>
    </w:p>
    <w:p w14:paraId="45A9D1A4" w14:textId="325C26BE" w:rsidR="00F7602F" w:rsidRPr="00260EB9" w:rsidRDefault="009943AA" w:rsidP="009B0947">
      <w:pPr>
        <w:pStyle w:val="ListParagraph"/>
        <w:spacing w:after="10" w:line="240" w:lineRule="atLeast"/>
        <w:rPr>
          <w:b/>
          <w:bCs/>
          <w:sz w:val="28"/>
          <w:szCs w:val="28"/>
        </w:rPr>
      </w:pPr>
      <w:r w:rsidRPr="00260EB9">
        <w:rPr>
          <w:sz w:val="28"/>
          <w:szCs w:val="28"/>
        </w:rPr>
        <w:t>Here is why because HTML tags represented the root of an HTML</w:t>
      </w:r>
      <w:r w:rsidR="00260EB9">
        <w:rPr>
          <w:sz w:val="28"/>
          <w:szCs w:val="28"/>
        </w:rPr>
        <w:t xml:space="preserve"> </w:t>
      </w:r>
    </w:p>
    <w:p w14:paraId="31550E6C" w14:textId="7DAF0727" w:rsidR="00E712EC" w:rsidRDefault="00F7602F" w:rsidP="009B0947">
      <w:pPr>
        <w:pStyle w:val="ListParagraph"/>
        <w:spacing w:after="10" w:line="240" w:lineRule="atLeast"/>
        <w:rPr>
          <w:sz w:val="28"/>
          <w:szCs w:val="28"/>
        </w:rPr>
      </w:pPr>
      <w:r>
        <w:rPr>
          <w:sz w:val="28"/>
          <w:szCs w:val="28"/>
        </w:rPr>
        <w:t>Document. T</w:t>
      </w:r>
      <w:r w:rsidR="009943AA" w:rsidRPr="009943AA">
        <w:rPr>
          <w:sz w:val="28"/>
          <w:szCs w:val="28"/>
        </w:rPr>
        <w:t>he HTML tag is the container for all HTML elements.</w:t>
      </w:r>
    </w:p>
    <w:p w14:paraId="000F08FD" w14:textId="5D3EDDCF" w:rsidR="009943AA" w:rsidRDefault="009943AA" w:rsidP="009B0947">
      <w:pPr>
        <w:pStyle w:val="ListParagraph"/>
        <w:spacing w:after="10" w:line="240" w:lineRule="atLeast"/>
        <w:rPr>
          <w:sz w:val="28"/>
          <w:szCs w:val="28"/>
        </w:rPr>
      </w:pPr>
      <w:r w:rsidRPr="00260EB9">
        <w:rPr>
          <w:sz w:val="28"/>
          <w:szCs w:val="28"/>
        </w:rPr>
        <w:t xml:space="preserve">HTML element is defined by a start tag, some content and an end tag. </w:t>
      </w:r>
    </w:p>
    <w:p w14:paraId="17E16613" w14:textId="77777777" w:rsidR="00DB5C28" w:rsidRDefault="00DB5C28" w:rsidP="006D1BFE">
      <w:pPr>
        <w:pStyle w:val="ListParagraph"/>
        <w:rPr>
          <w:sz w:val="28"/>
          <w:szCs w:val="28"/>
        </w:rPr>
      </w:pPr>
    </w:p>
    <w:p w14:paraId="371897D7" w14:textId="77777777" w:rsidR="0004085A" w:rsidRDefault="0004085A" w:rsidP="0004085A">
      <w:pPr>
        <w:pStyle w:val="ListParagraph"/>
        <w:rPr>
          <w:sz w:val="28"/>
          <w:szCs w:val="28"/>
        </w:rPr>
      </w:pPr>
    </w:p>
    <w:p w14:paraId="6162EF66" w14:textId="77777777" w:rsidR="0043232C" w:rsidRPr="0043232C" w:rsidRDefault="0004085A" w:rsidP="0043232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sz w:val="28"/>
          <w:szCs w:val="28"/>
        </w:rPr>
        <w:t xml:space="preserve">Example :- </w:t>
      </w:r>
      <w:r w:rsidR="001B197F">
        <w:rPr>
          <w:sz w:val="28"/>
          <w:szCs w:val="28"/>
        </w:rPr>
        <w:t xml:space="preserve"> </w:t>
      </w:r>
      <w:r w:rsidR="0043232C" w:rsidRPr="0043232C">
        <w:rPr>
          <w:rFonts w:ascii="Menlo" w:hAnsi="Menlo" w:cs="Menlo"/>
          <w:color w:val="808080"/>
          <w:sz w:val="18"/>
          <w:szCs w:val="18"/>
        </w:rPr>
        <w:t>&lt;</w:t>
      </w:r>
      <w:r w:rsidR="0043232C" w:rsidRPr="0043232C">
        <w:rPr>
          <w:rFonts w:ascii="Menlo" w:hAnsi="Menlo" w:cs="Menlo"/>
          <w:color w:val="569CD6"/>
          <w:sz w:val="18"/>
          <w:szCs w:val="18"/>
        </w:rPr>
        <w:t>html</w:t>
      </w:r>
      <w:r w:rsidR="0043232C" w:rsidRPr="0043232C">
        <w:rPr>
          <w:rFonts w:ascii="Menlo" w:hAnsi="Menlo" w:cs="Menlo"/>
          <w:color w:val="808080"/>
          <w:sz w:val="18"/>
          <w:szCs w:val="18"/>
        </w:rPr>
        <w:t>&gt;</w:t>
      </w:r>
    </w:p>
    <w:p w14:paraId="2B86F9CB" w14:textId="77777777" w:rsidR="0043232C" w:rsidRPr="0043232C" w:rsidRDefault="0043232C" w:rsidP="0043232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3232C">
        <w:rPr>
          <w:rFonts w:ascii="Menlo" w:hAnsi="Menlo" w:cs="Menlo"/>
          <w:color w:val="808080"/>
          <w:sz w:val="18"/>
          <w:szCs w:val="18"/>
        </w:rPr>
        <w:t>&lt;</w:t>
      </w:r>
      <w:r w:rsidRPr="0043232C">
        <w:rPr>
          <w:rFonts w:ascii="Menlo" w:hAnsi="Menlo" w:cs="Menlo"/>
          <w:color w:val="569CD6"/>
          <w:sz w:val="18"/>
          <w:szCs w:val="18"/>
        </w:rPr>
        <w:t>head</w:t>
      </w:r>
      <w:r w:rsidRPr="0043232C">
        <w:rPr>
          <w:rFonts w:ascii="Menlo" w:hAnsi="Menlo" w:cs="Menlo"/>
          <w:color w:val="808080"/>
          <w:sz w:val="18"/>
          <w:szCs w:val="18"/>
        </w:rPr>
        <w:t>&gt;</w:t>
      </w:r>
    </w:p>
    <w:p w14:paraId="74299D23" w14:textId="77777777" w:rsidR="0043232C" w:rsidRPr="0043232C" w:rsidRDefault="0043232C" w:rsidP="0043232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3232C">
        <w:rPr>
          <w:rFonts w:ascii="Menlo" w:hAnsi="Menlo" w:cs="Menlo"/>
          <w:color w:val="808080"/>
          <w:sz w:val="18"/>
          <w:szCs w:val="18"/>
        </w:rPr>
        <w:t>&lt;</w:t>
      </w:r>
      <w:r w:rsidRPr="0043232C">
        <w:rPr>
          <w:rFonts w:ascii="Menlo" w:hAnsi="Menlo" w:cs="Menlo"/>
          <w:color w:val="569CD6"/>
          <w:sz w:val="18"/>
          <w:szCs w:val="18"/>
        </w:rPr>
        <w:t>title</w:t>
      </w:r>
      <w:r w:rsidRPr="0043232C">
        <w:rPr>
          <w:rFonts w:ascii="Menlo" w:hAnsi="Menlo" w:cs="Menlo"/>
          <w:color w:val="808080"/>
          <w:sz w:val="18"/>
          <w:szCs w:val="18"/>
        </w:rPr>
        <w:t>&gt;</w:t>
      </w:r>
      <w:r w:rsidRPr="0043232C">
        <w:rPr>
          <w:rFonts w:ascii="Menlo" w:hAnsi="Menlo" w:cs="Menlo"/>
          <w:color w:val="CCCCCC"/>
          <w:sz w:val="18"/>
          <w:szCs w:val="18"/>
        </w:rPr>
        <w:t xml:space="preserve"> Heading Example </w:t>
      </w:r>
      <w:r w:rsidRPr="0043232C">
        <w:rPr>
          <w:rFonts w:ascii="Menlo" w:hAnsi="Menlo" w:cs="Menlo"/>
          <w:color w:val="808080"/>
          <w:sz w:val="18"/>
          <w:szCs w:val="18"/>
        </w:rPr>
        <w:t>&lt;/</w:t>
      </w:r>
      <w:r w:rsidRPr="0043232C">
        <w:rPr>
          <w:rFonts w:ascii="Menlo" w:hAnsi="Menlo" w:cs="Menlo"/>
          <w:color w:val="569CD6"/>
          <w:sz w:val="18"/>
          <w:szCs w:val="18"/>
        </w:rPr>
        <w:t>title</w:t>
      </w:r>
      <w:r w:rsidRPr="0043232C">
        <w:rPr>
          <w:rFonts w:ascii="Menlo" w:hAnsi="Menlo" w:cs="Menlo"/>
          <w:color w:val="808080"/>
          <w:sz w:val="18"/>
          <w:szCs w:val="18"/>
        </w:rPr>
        <w:t>&gt;</w:t>
      </w:r>
    </w:p>
    <w:p w14:paraId="7B7E30FC" w14:textId="77777777" w:rsidR="0043232C" w:rsidRPr="0043232C" w:rsidRDefault="0043232C" w:rsidP="0043232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3232C">
        <w:rPr>
          <w:rFonts w:ascii="Menlo" w:hAnsi="Menlo" w:cs="Menlo"/>
          <w:color w:val="808080"/>
          <w:sz w:val="18"/>
          <w:szCs w:val="18"/>
        </w:rPr>
        <w:t>&lt;/</w:t>
      </w:r>
      <w:r w:rsidRPr="0043232C">
        <w:rPr>
          <w:rFonts w:ascii="Menlo" w:hAnsi="Menlo" w:cs="Menlo"/>
          <w:color w:val="569CD6"/>
          <w:sz w:val="18"/>
          <w:szCs w:val="18"/>
        </w:rPr>
        <w:t>head</w:t>
      </w:r>
      <w:r w:rsidRPr="0043232C">
        <w:rPr>
          <w:rFonts w:ascii="Menlo" w:hAnsi="Menlo" w:cs="Menlo"/>
          <w:color w:val="808080"/>
          <w:sz w:val="18"/>
          <w:szCs w:val="18"/>
        </w:rPr>
        <w:t>&gt;</w:t>
      </w:r>
    </w:p>
    <w:p w14:paraId="332A3BB1" w14:textId="77777777" w:rsidR="0043232C" w:rsidRPr="0043232C" w:rsidRDefault="0043232C" w:rsidP="0043232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3232C">
        <w:rPr>
          <w:rFonts w:ascii="Menlo" w:hAnsi="Menlo" w:cs="Menlo"/>
          <w:color w:val="808080"/>
          <w:sz w:val="18"/>
          <w:szCs w:val="18"/>
        </w:rPr>
        <w:t>&lt;</w:t>
      </w:r>
      <w:r w:rsidRPr="0043232C">
        <w:rPr>
          <w:rFonts w:ascii="Menlo" w:hAnsi="Menlo" w:cs="Menlo"/>
          <w:color w:val="569CD6"/>
          <w:sz w:val="18"/>
          <w:szCs w:val="18"/>
        </w:rPr>
        <w:t>body</w:t>
      </w:r>
      <w:r w:rsidRPr="0043232C">
        <w:rPr>
          <w:rFonts w:ascii="Menlo" w:hAnsi="Menlo" w:cs="Menlo"/>
          <w:color w:val="808080"/>
          <w:sz w:val="18"/>
          <w:szCs w:val="18"/>
        </w:rPr>
        <w:t>&gt;</w:t>
      </w:r>
    </w:p>
    <w:p w14:paraId="7640D0C9" w14:textId="77777777" w:rsidR="0043232C" w:rsidRPr="0043232C" w:rsidRDefault="0043232C" w:rsidP="0043232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3232C">
        <w:rPr>
          <w:rFonts w:ascii="Menlo" w:hAnsi="Menlo" w:cs="Menlo"/>
          <w:color w:val="808080"/>
          <w:sz w:val="18"/>
          <w:szCs w:val="18"/>
        </w:rPr>
        <w:t>&lt;</w:t>
      </w:r>
      <w:r w:rsidRPr="0043232C">
        <w:rPr>
          <w:rFonts w:ascii="Menlo" w:hAnsi="Menlo" w:cs="Menlo"/>
          <w:color w:val="569CD6"/>
          <w:sz w:val="18"/>
          <w:szCs w:val="18"/>
        </w:rPr>
        <w:t>h1</w:t>
      </w:r>
      <w:r w:rsidRPr="0043232C">
        <w:rPr>
          <w:rFonts w:ascii="Menlo" w:hAnsi="Menlo" w:cs="Menlo"/>
          <w:color w:val="808080"/>
          <w:sz w:val="18"/>
          <w:szCs w:val="18"/>
        </w:rPr>
        <w:t>&gt;</w:t>
      </w:r>
      <w:r w:rsidRPr="0043232C">
        <w:rPr>
          <w:rFonts w:ascii="Menlo" w:hAnsi="Menlo" w:cs="Menlo"/>
          <w:color w:val="CCCCCC"/>
          <w:sz w:val="18"/>
          <w:szCs w:val="18"/>
        </w:rPr>
        <w:t xml:space="preserve"> This is Heading 1</w:t>
      </w:r>
      <w:r w:rsidRPr="0043232C">
        <w:rPr>
          <w:rFonts w:ascii="Menlo" w:hAnsi="Menlo" w:cs="Menlo"/>
          <w:color w:val="808080"/>
          <w:sz w:val="18"/>
          <w:szCs w:val="18"/>
        </w:rPr>
        <w:t>&lt;/</w:t>
      </w:r>
      <w:r w:rsidRPr="0043232C">
        <w:rPr>
          <w:rFonts w:ascii="Menlo" w:hAnsi="Menlo" w:cs="Menlo"/>
          <w:color w:val="569CD6"/>
          <w:sz w:val="18"/>
          <w:szCs w:val="18"/>
        </w:rPr>
        <w:t>h1</w:t>
      </w:r>
      <w:r w:rsidRPr="0043232C">
        <w:rPr>
          <w:rFonts w:ascii="Menlo" w:hAnsi="Menlo" w:cs="Menlo"/>
          <w:color w:val="808080"/>
          <w:sz w:val="18"/>
          <w:szCs w:val="18"/>
        </w:rPr>
        <w:t>&gt;</w:t>
      </w:r>
    </w:p>
    <w:p w14:paraId="2F96A6E8" w14:textId="77777777" w:rsidR="0043232C" w:rsidRPr="0043232C" w:rsidRDefault="0043232C" w:rsidP="0043232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3232C">
        <w:rPr>
          <w:rFonts w:ascii="Menlo" w:hAnsi="Menlo" w:cs="Menlo"/>
          <w:color w:val="808080"/>
          <w:sz w:val="18"/>
          <w:szCs w:val="18"/>
        </w:rPr>
        <w:t>&lt;</w:t>
      </w:r>
      <w:r w:rsidRPr="0043232C">
        <w:rPr>
          <w:rFonts w:ascii="Menlo" w:hAnsi="Menlo" w:cs="Menlo"/>
          <w:color w:val="569CD6"/>
          <w:sz w:val="18"/>
          <w:szCs w:val="18"/>
        </w:rPr>
        <w:t>h2</w:t>
      </w:r>
      <w:r w:rsidRPr="0043232C">
        <w:rPr>
          <w:rFonts w:ascii="Menlo" w:hAnsi="Menlo" w:cs="Menlo"/>
          <w:color w:val="808080"/>
          <w:sz w:val="18"/>
          <w:szCs w:val="18"/>
        </w:rPr>
        <w:t>&gt;</w:t>
      </w:r>
      <w:r w:rsidRPr="0043232C">
        <w:rPr>
          <w:rFonts w:ascii="Menlo" w:hAnsi="Menlo" w:cs="Menlo"/>
          <w:color w:val="CCCCCC"/>
          <w:sz w:val="18"/>
          <w:szCs w:val="18"/>
        </w:rPr>
        <w:t xml:space="preserve"> This is Heading 2</w:t>
      </w:r>
      <w:r w:rsidRPr="0043232C">
        <w:rPr>
          <w:rFonts w:ascii="Menlo" w:hAnsi="Menlo" w:cs="Menlo"/>
          <w:color w:val="808080"/>
          <w:sz w:val="18"/>
          <w:szCs w:val="18"/>
        </w:rPr>
        <w:t>&lt;/</w:t>
      </w:r>
      <w:r w:rsidRPr="0043232C">
        <w:rPr>
          <w:rFonts w:ascii="Menlo" w:hAnsi="Menlo" w:cs="Menlo"/>
          <w:color w:val="569CD6"/>
          <w:sz w:val="18"/>
          <w:szCs w:val="18"/>
        </w:rPr>
        <w:t>h2</w:t>
      </w:r>
      <w:r w:rsidRPr="0043232C">
        <w:rPr>
          <w:rFonts w:ascii="Menlo" w:hAnsi="Menlo" w:cs="Menlo"/>
          <w:color w:val="808080"/>
          <w:sz w:val="18"/>
          <w:szCs w:val="18"/>
        </w:rPr>
        <w:t>&gt;</w:t>
      </w:r>
    </w:p>
    <w:p w14:paraId="418DDDBC" w14:textId="77777777" w:rsidR="0043232C" w:rsidRPr="0043232C" w:rsidRDefault="0043232C" w:rsidP="0043232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3232C">
        <w:rPr>
          <w:rFonts w:ascii="Menlo" w:hAnsi="Menlo" w:cs="Menlo"/>
          <w:color w:val="808080"/>
          <w:sz w:val="18"/>
          <w:szCs w:val="18"/>
        </w:rPr>
        <w:t>&lt;</w:t>
      </w:r>
      <w:r w:rsidRPr="0043232C">
        <w:rPr>
          <w:rFonts w:ascii="Menlo" w:hAnsi="Menlo" w:cs="Menlo"/>
          <w:color w:val="569CD6"/>
          <w:sz w:val="18"/>
          <w:szCs w:val="18"/>
        </w:rPr>
        <w:t>h3</w:t>
      </w:r>
      <w:r w:rsidRPr="0043232C">
        <w:rPr>
          <w:rFonts w:ascii="Menlo" w:hAnsi="Menlo" w:cs="Menlo"/>
          <w:color w:val="808080"/>
          <w:sz w:val="18"/>
          <w:szCs w:val="18"/>
        </w:rPr>
        <w:t>&gt;</w:t>
      </w:r>
      <w:r w:rsidRPr="0043232C">
        <w:rPr>
          <w:rFonts w:ascii="Menlo" w:hAnsi="Menlo" w:cs="Menlo"/>
          <w:color w:val="CCCCCC"/>
          <w:sz w:val="18"/>
          <w:szCs w:val="18"/>
        </w:rPr>
        <w:t xml:space="preserve"> This is Heading 3</w:t>
      </w:r>
      <w:r w:rsidRPr="0043232C">
        <w:rPr>
          <w:rFonts w:ascii="Menlo" w:hAnsi="Menlo" w:cs="Menlo"/>
          <w:color w:val="808080"/>
          <w:sz w:val="18"/>
          <w:szCs w:val="18"/>
        </w:rPr>
        <w:t>&lt;/</w:t>
      </w:r>
      <w:r w:rsidRPr="0043232C">
        <w:rPr>
          <w:rFonts w:ascii="Menlo" w:hAnsi="Menlo" w:cs="Menlo"/>
          <w:color w:val="569CD6"/>
          <w:sz w:val="18"/>
          <w:szCs w:val="18"/>
        </w:rPr>
        <w:t>h3</w:t>
      </w:r>
      <w:r w:rsidRPr="0043232C">
        <w:rPr>
          <w:rFonts w:ascii="Menlo" w:hAnsi="Menlo" w:cs="Menlo"/>
          <w:color w:val="808080"/>
          <w:sz w:val="18"/>
          <w:szCs w:val="18"/>
        </w:rPr>
        <w:t>&gt;</w:t>
      </w:r>
    </w:p>
    <w:p w14:paraId="7A804BC3" w14:textId="77777777" w:rsidR="0043232C" w:rsidRPr="0043232C" w:rsidRDefault="0043232C" w:rsidP="0043232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3232C">
        <w:rPr>
          <w:rFonts w:ascii="Menlo" w:hAnsi="Menlo" w:cs="Menlo"/>
          <w:color w:val="808080"/>
          <w:sz w:val="18"/>
          <w:szCs w:val="18"/>
        </w:rPr>
        <w:t>&lt;</w:t>
      </w:r>
      <w:r w:rsidRPr="0043232C">
        <w:rPr>
          <w:rFonts w:ascii="Menlo" w:hAnsi="Menlo" w:cs="Menlo"/>
          <w:color w:val="569CD6"/>
          <w:sz w:val="18"/>
          <w:szCs w:val="18"/>
        </w:rPr>
        <w:t>h4</w:t>
      </w:r>
      <w:r w:rsidRPr="0043232C">
        <w:rPr>
          <w:rFonts w:ascii="Menlo" w:hAnsi="Menlo" w:cs="Menlo"/>
          <w:color w:val="808080"/>
          <w:sz w:val="18"/>
          <w:szCs w:val="18"/>
        </w:rPr>
        <w:t>&gt;</w:t>
      </w:r>
      <w:r w:rsidRPr="0043232C">
        <w:rPr>
          <w:rFonts w:ascii="Menlo" w:hAnsi="Menlo" w:cs="Menlo"/>
          <w:color w:val="CCCCCC"/>
          <w:sz w:val="18"/>
          <w:szCs w:val="18"/>
        </w:rPr>
        <w:t xml:space="preserve"> This is Heading 4</w:t>
      </w:r>
      <w:r w:rsidRPr="0043232C">
        <w:rPr>
          <w:rFonts w:ascii="Menlo" w:hAnsi="Menlo" w:cs="Menlo"/>
          <w:color w:val="808080"/>
          <w:sz w:val="18"/>
          <w:szCs w:val="18"/>
        </w:rPr>
        <w:t>&lt;/</w:t>
      </w:r>
      <w:r w:rsidRPr="0043232C">
        <w:rPr>
          <w:rFonts w:ascii="Menlo" w:hAnsi="Menlo" w:cs="Menlo"/>
          <w:color w:val="569CD6"/>
          <w:sz w:val="18"/>
          <w:szCs w:val="18"/>
        </w:rPr>
        <w:t>h4</w:t>
      </w:r>
      <w:r w:rsidRPr="0043232C">
        <w:rPr>
          <w:rFonts w:ascii="Menlo" w:hAnsi="Menlo" w:cs="Menlo"/>
          <w:color w:val="808080"/>
          <w:sz w:val="18"/>
          <w:szCs w:val="18"/>
        </w:rPr>
        <w:t>&gt;</w:t>
      </w:r>
    </w:p>
    <w:p w14:paraId="26E76935" w14:textId="77777777" w:rsidR="0043232C" w:rsidRPr="0043232C" w:rsidRDefault="0043232C" w:rsidP="0043232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3232C">
        <w:rPr>
          <w:rFonts w:ascii="Menlo" w:hAnsi="Menlo" w:cs="Menlo"/>
          <w:color w:val="808080"/>
          <w:sz w:val="18"/>
          <w:szCs w:val="18"/>
        </w:rPr>
        <w:t>&lt;</w:t>
      </w:r>
      <w:r w:rsidRPr="0043232C">
        <w:rPr>
          <w:rFonts w:ascii="Menlo" w:hAnsi="Menlo" w:cs="Menlo"/>
          <w:color w:val="569CD6"/>
          <w:sz w:val="18"/>
          <w:szCs w:val="18"/>
        </w:rPr>
        <w:t>h5</w:t>
      </w:r>
      <w:r w:rsidRPr="0043232C">
        <w:rPr>
          <w:rFonts w:ascii="Menlo" w:hAnsi="Menlo" w:cs="Menlo"/>
          <w:color w:val="808080"/>
          <w:sz w:val="18"/>
          <w:szCs w:val="18"/>
        </w:rPr>
        <w:t>&gt;</w:t>
      </w:r>
      <w:r w:rsidRPr="0043232C">
        <w:rPr>
          <w:rFonts w:ascii="Menlo" w:hAnsi="Menlo" w:cs="Menlo"/>
          <w:color w:val="CCCCCC"/>
          <w:sz w:val="18"/>
          <w:szCs w:val="18"/>
        </w:rPr>
        <w:t xml:space="preserve"> This is Heading 5</w:t>
      </w:r>
      <w:r w:rsidRPr="0043232C">
        <w:rPr>
          <w:rFonts w:ascii="Menlo" w:hAnsi="Menlo" w:cs="Menlo"/>
          <w:color w:val="808080"/>
          <w:sz w:val="18"/>
          <w:szCs w:val="18"/>
        </w:rPr>
        <w:t>&lt;/</w:t>
      </w:r>
      <w:r w:rsidRPr="0043232C">
        <w:rPr>
          <w:rFonts w:ascii="Menlo" w:hAnsi="Menlo" w:cs="Menlo"/>
          <w:color w:val="569CD6"/>
          <w:sz w:val="18"/>
          <w:szCs w:val="18"/>
        </w:rPr>
        <w:t>h5</w:t>
      </w:r>
      <w:r w:rsidRPr="0043232C">
        <w:rPr>
          <w:rFonts w:ascii="Menlo" w:hAnsi="Menlo" w:cs="Menlo"/>
          <w:color w:val="808080"/>
          <w:sz w:val="18"/>
          <w:szCs w:val="18"/>
        </w:rPr>
        <w:t>&gt;</w:t>
      </w:r>
    </w:p>
    <w:p w14:paraId="16BBE95A" w14:textId="77777777" w:rsidR="0043232C" w:rsidRPr="0043232C" w:rsidRDefault="0043232C" w:rsidP="0043232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3232C">
        <w:rPr>
          <w:rFonts w:ascii="Menlo" w:hAnsi="Menlo" w:cs="Menlo"/>
          <w:color w:val="808080"/>
          <w:sz w:val="18"/>
          <w:szCs w:val="18"/>
        </w:rPr>
        <w:t>&lt;</w:t>
      </w:r>
      <w:r w:rsidRPr="0043232C">
        <w:rPr>
          <w:rFonts w:ascii="Menlo" w:hAnsi="Menlo" w:cs="Menlo"/>
          <w:color w:val="569CD6"/>
          <w:sz w:val="18"/>
          <w:szCs w:val="18"/>
        </w:rPr>
        <w:t>h6</w:t>
      </w:r>
      <w:r w:rsidRPr="0043232C">
        <w:rPr>
          <w:rFonts w:ascii="Menlo" w:hAnsi="Menlo" w:cs="Menlo"/>
          <w:color w:val="808080"/>
          <w:sz w:val="18"/>
          <w:szCs w:val="18"/>
        </w:rPr>
        <w:t>&gt;</w:t>
      </w:r>
      <w:r w:rsidRPr="0043232C">
        <w:rPr>
          <w:rFonts w:ascii="Menlo" w:hAnsi="Menlo" w:cs="Menlo"/>
          <w:color w:val="CCCCCC"/>
          <w:sz w:val="18"/>
          <w:szCs w:val="18"/>
        </w:rPr>
        <w:t xml:space="preserve"> This is Heading 6</w:t>
      </w:r>
      <w:r w:rsidRPr="0043232C">
        <w:rPr>
          <w:rFonts w:ascii="Menlo" w:hAnsi="Menlo" w:cs="Menlo"/>
          <w:color w:val="808080"/>
          <w:sz w:val="18"/>
          <w:szCs w:val="18"/>
        </w:rPr>
        <w:t>&lt;/</w:t>
      </w:r>
      <w:r w:rsidRPr="0043232C">
        <w:rPr>
          <w:rFonts w:ascii="Menlo" w:hAnsi="Menlo" w:cs="Menlo"/>
          <w:color w:val="569CD6"/>
          <w:sz w:val="18"/>
          <w:szCs w:val="18"/>
        </w:rPr>
        <w:t>h6</w:t>
      </w:r>
      <w:r w:rsidRPr="0043232C">
        <w:rPr>
          <w:rFonts w:ascii="Menlo" w:hAnsi="Menlo" w:cs="Menlo"/>
          <w:color w:val="808080"/>
          <w:sz w:val="18"/>
          <w:szCs w:val="18"/>
        </w:rPr>
        <w:t>&gt;</w:t>
      </w:r>
    </w:p>
    <w:p w14:paraId="41F3E608" w14:textId="77777777" w:rsidR="0043232C" w:rsidRPr="0043232C" w:rsidRDefault="0043232C" w:rsidP="0043232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3232C">
        <w:rPr>
          <w:rFonts w:ascii="Menlo" w:hAnsi="Menlo" w:cs="Menlo"/>
          <w:color w:val="808080"/>
          <w:sz w:val="18"/>
          <w:szCs w:val="18"/>
        </w:rPr>
        <w:t>&lt;/</w:t>
      </w:r>
      <w:r w:rsidRPr="0043232C">
        <w:rPr>
          <w:rFonts w:ascii="Menlo" w:hAnsi="Menlo" w:cs="Menlo"/>
          <w:color w:val="569CD6"/>
          <w:sz w:val="18"/>
          <w:szCs w:val="18"/>
        </w:rPr>
        <w:t>body</w:t>
      </w:r>
      <w:r w:rsidRPr="0043232C">
        <w:rPr>
          <w:rFonts w:ascii="Menlo" w:hAnsi="Menlo" w:cs="Menlo"/>
          <w:color w:val="808080"/>
          <w:sz w:val="18"/>
          <w:szCs w:val="18"/>
        </w:rPr>
        <w:t>&gt;</w:t>
      </w:r>
    </w:p>
    <w:p w14:paraId="44CC8D8F" w14:textId="77777777" w:rsidR="0043232C" w:rsidRPr="0043232C" w:rsidRDefault="0043232C" w:rsidP="0043232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3232C">
        <w:rPr>
          <w:rFonts w:ascii="Menlo" w:hAnsi="Menlo" w:cs="Menlo"/>
          <w:color w:val="808080"/>
          <w:sz w:val="18"/>
          <w:szCs w:val="18"/>
        </w:rPr>
        <w:t>&lt;</w:t>
      </w:r>
      <w:r w:rsidRPr="0043232C">
        <w:rPr>
          <w:rFonts w:ascii="Menlo" w:hAnsi="Menlo" w:cs="Menlo"/>
          <w:color w:val="569CD6"/>
          <w:sz w:val="18"/>
          <w:szCs w:val="18"/>
        </w:rPr>
        <w:t>body</w:t>
      </w:r>
      <w:r w:rsidRPr="0043232C">
        <w:rPr>
          <w:rFonts w:ascii="Menlo" w:hAnsi="Menlo" w:cs="Menlo"/>
          <w:color w:val="808080"/>
          <w:sz w:val="18"/>
          <w:szCs w:val="18"/>
        </w:rPr>
        <w:t>&gt;</w:t>
      </w:r>
    </w:p>
    <w:p w14:paraId="765F79D1" w14:textId="77777777" w:rsidR="0043232C" w:rsidRPr="0043232C" w:rsidRDefault="0043232C" w:rsidP="0043232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3232C">
        <w:rPr>
          <w:rFonts w:ascii="Menlo" w:hAnsi="Menlo" w:cs="Menlo"/>
          <w:color w:val="808080"/>
          <w:sz w:val="18"/>
          <w:szCs w:val="18"/>
        </w:rPr>
        <w:t>&lt;</w:t>
      </w:r>
      <w:r w:rsidRPr="0043232C">
        <w:rPr>
          <w:rFonts w:ascii="Menlo" w:hAnsi="Menlo" w:cs="Menlo"/>
          <w:color w:val="569CD6"/>
          <w:sz w:val="18"/>
          <w:szCs w:val="18"/>
        </w:rPr>
        <w:t>p</w:t>
      </w:r>
      <w:r w:rsidRPr="0043232C">
        <w:rPr>
          <w:rFonts w:ascii="Menlo" w:hAnsi="Menlo" w:cs="Menlo"/>
          <w:color w:val="808080"/>
          <w:sz w:val="18"/>
          <w:szCs w:val="18"/>
        </w:rPr>
        <w:t>&gt;</w:t>
      </w:r>
      <w:r w:rsidRPr="0043232C">
        <w:rPr>
          <w:rFonts w:ascii="Menlo" w:hAnsi="Menlo" w:cs="Menlo"/>
          <w:color w:val="CCCCCC"/>
          <w:sz w:val="18"/>
          <w:szCs w:val="18"/>
        </w:rPr>
        <w:t xml:space="preserve"> This is My First HTML Example </w:t>
      </w:r>
      <w:r w:rsidRPr="0043232C">
        <w:rPr>
          <w:rFonts w:ascii="Menlo" w:hAnsi="Menlo" w:cs="Menlo"/>
          <w:color w:val="808080"/>
          <w:sz w:val="18"/>
          <w:szCs w:val="18"/>
        </w:rPr>
        <w:t>&lt;/</w:t>
      </w:r>
      <w:r w:rsidRPr="0043232C">
        <w:rPr>
          <w:rFonts w:ascii="Menlo" w:hAnsi="Menlo" w:cs="Menlo"/>
          <w:color w:val="569CD6"/>
          <w:sz w:val="18"/>
          <w:szCs w:val="18"/>
        </w:rPr>
        <w:t>P</w:t>
      </w:r>
      <w:r w:rsidRPr="0043232C">
        <w:rPr>
          <w:rFonts w:ascii="Menlo" w:hAnsi="Menlo" w:cs="Menlo"/>
          <w:color w:val="808080"/>
          <w:sz w:val="18"/>
          <w:szCs w:val="18"/>
        </w:rPr>
        <w:t>&gt;</w:t>
      </w:r>
    </w:p>
    <w:p w14:paraId="47D14315" w14:textId="77777777" w:rsidR="0043232C" w:rsidRPr="0043232C" w:rsidRDefault="0043232C" w:rsidP="0043232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3232C">
        <w:rPr>
          <w:rFonts w:ascii="Menlo" w:hAnsi="Menlo" w:cs="Menlo"/>
          <w:color w:val="808080"/>
          <w:sz w:val="18"/>
          <w:szCs w:val="18"/>
        </w:rPr>
        <w:t>&lt;</w:t>
      </w:r>
      <w:r w:rsidRPr="0043232C">
        <w:rPr>
          <w:rFonts w:ascii="Menlo" w:hAnsi="Menlo" w:cs="Menlo"/>
          <w:color w:val="569CD6"/>
          <w:sz w:val="18"/>
          <w:szCs w:val="18"/>
        </w:rPr>
        <w:t>b</w:t>
      </w:r>
      <w:r w:rsidRPr="0043232C">
        <w:rPr>
          <w:rFonts w:ascii="Menlo" w:hAnsi="Menlo" w:cs="Menlo"/>
          <w:color w:val="808080"/>
          <w:sz w:val="18"/>
          <w:szCs w:val="18"/>
        </w:rPr>
        <w:t>&gt;</w:t>
      </w:r>
      <w:r w:rsidRPr="0043232C">
        <w:rPr>
          <w:rFonts w:ascii="Menlo" w:hAnsi="Menlo" w:cs="Menlo"/>
          <w:color w:val="CCCCCC"/>
          <w:sz w:val="18"/>
          <w:szCs w:val="18"/>
        </w:rPr>
        <w:t xml:space="preserve"> This is My First HTML Example </w:t>
      </w:r>
      <w:r w:rsidRPr="0043232C">
        <w:rPr>
          <w:rFonts w:ascii="Menlo" w:hAnsi="Menlo" w:cs="Menlo"/>
          <w:color w:val="808080"/>
          <w:sz w:val="18"/>
          <w:szCs w:val="18"/>
        </w:rPr>
        <w:t>&lt;/</w:t>
      </w:r>
      <w:r w:rsidRPr="0043232C">
        <w:rPr>
          <w:rFonts w:ascii="Menlo" w:hAnsi="Menlo" w:cs="Menlo"/>
          <w:color w:val="569CD6"/>
          <w:sz w:val="18"/>
          <w:szCs w:val="18"/>
        </w:rPr>
        <w:t>b</w:t>
      </w:r>
      <w:r w:rsidRPr="0043232C">
        <w:rPr>
          <w:rFonts w:ascii="Menlo" w:hAnsi="Menlo" w:cs="Menlo"/>
          <w:color w:val="808080"/>
          <w:sz w:val="18"/>
          <w:szCs w:val="18"/>
        </w:rPr>
        <w:t>&gt;</w:t>
      </w:r>
    </w:p>
    <w:p w14:paraId="420755B8" w14:textId="77777777" w:rsidR="0043232C" w:rsidRPr="0043232C" w:rsidRDefault="0043232C" w:rsidP="0043232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3232C">
        <w:rPr>
          <w:rFonts w:ascii="Menlo" w:hAnsi="Menlo" w:cs="Menlo"/>
          <w:color w:val="808080"/>
          <w:sz w:val="18"/>
          <w:szCs w:val="18"/>
        </w:rPr>
        <w:t>&lt;/</w:t>
      </w:r>
      <w:r w:rsidRPr="0043232C">
        <w:rPr>
          <w:rFonts w:ascii="Menlo" w:hAnsi="Menlo" w:cs="Menlo"/>
          <w:color w:val="569CD6"/>
          <w:sz w:val="18"/>
          <w:szCs w:val="18"/>
        </w:rPr>
        <w:t>body</w:t>
      </w:r>
      <w:r w:rsidRPr="0043232C">
        <w:rPr>
          <w:rFonts w:ascii="Menlo" w:hAnsi="Menlo" w:cs="Menlo"/>
          <w:color w:val="808080"/>
          <w:sz w:val="18"/>
          <w:szCs w:val="18"/>
        </w:rPr>
        <w:t>&gt;</w:t>
      </w:r>
    </w:p>
    <w:p w14:paraId="2E704C8F" w14:textId="77777777" w:rsidR="0043232C" w:rsidRPr="0043232C" w:rsidRDefault="0043232C" w:rsidP="0043232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3232C">
        <w:rPr>
          <w:rFonts w:ascii="Menlo" w:hAnsi="Menlo" w:cs="Menlo"/>
          <w:color w:val="808080"/>
          <w:sz w:val="18"/>
          <w:szCs w:val="18"/>
        </w:rPr>
        <w:t>&lt;/</w:t>
      </w:r>
      <w:r w:rsidRPr="0043232C">
        <w:rPr>
          <w:rFonts w:ascii="Menlo" w:hAnsi="Menlo" w:cs="Menlo"/>
          <w:color w:val="569CD6"/>
          <w:sz w:val="18"/>
          <w:szCs w:val="18"/>
        </w:rPr>
        <w:t>html</w:t>
      </w:r>
      <w:r w:rsidRPr="0043232C">
        <w:rPr>
          <w:rFonts w:ascii="Menlo" w:hAnsi="Menlo" w:cs="Menlo"/>
          <w:color w:val="808080"/>
          <w:sz w:val="18"/>
          <w:szCs w:val="18"/>
        </w:rPr>
        <w:t>&gt;</w:t>
      </w:r>
    </w:p>
    <w:p w14:paraId="65DCC1D7" w14:textId="2535E630" w:rsidR="0043232C" w:rsidRDefault="0043232C" w:rsidP="0004085A">
      <w:pPr>
        <w:pStyle w:val="ListParagraph"/>
        <w:rPr>
          <w:sz w:val="28"/>
          <w:szCs w:val="28"/>
        </w:rPr>
      </w:pPr>
    </w:p>
    <w:p w14:paraId="3287008D" w14:textId="29AAF9FD" w:rsidR="0004085A" w:rsidRPr="00DB5C28" w:rsidRDefault="0043232C" w:rsidP="00C205D7">
      <w:pPr>
        <w:spacing w:line="240" w:lineRule="atLeast"/>
        <w:rPr>
          <w:sz w:val="28"/>
          <w:szCs w:val="28"/>
        </w:rPr>
      </w:pPr>
      <w:r w:rsidRPr="00DB5C28">
        <w:rPr>
          <w:sz w:val="28"/>
          <w:szCs w:val="28"/>
        </w:rPr>
        <w:t xml:space="preserve">  </w:t>
      </w:r>
      <w:r w:rsidR="00DB5C28">
        <w:rPr>
          <w:sz w:val="28"/>
          <w:szCs w:val="28"/>
        </w:rPr>
        <w:t xml:space="preserve">          </w:t>
      </w:r>
      <w:r w:rsidR="001B197F" w:rsidRPr="00DB5C28">
        <w:rPr>
          <w:sz w:val="28"/>
          <w:szCs w:val="28"/>
        </w:rPr>
        <w:t>&lt;html&gt; This is HTML  element &lt;/html&gt;</w:t>
      </w:r>
    </w:p>
    <w:p w14:paraId="21079A6B" w14:textId="1744F45E" w:rsidR="001B197F" w:rsidRPr="00DB5C28" w:rsidRDefault="00DB5C28" w:rsidP="00C205D7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="001B197F" w:rsidRPr="00DB5C28">
        <w:rPr>
          <w:sz w:val="28"/>
          <w:szCs w:val="28"/>
        </w:rPr>
        <w:t>&lt;head&gt; This is HTML element&lt;/head&gt;</w:t>
      </w:r>
    </w:p>
    <w:p w14:paraId="7A271F2F" w14:textId="7158932D" w:rsidR="001B197F" w:rsidRPr="00DB5C28" w:rsidRDefault="00DB5C28" w:rsidP="00C205D7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="001B197F" w:rsidRPr="00DB5C28">
        <w:rPr>
          <w:sz w:val="28"/>
          <w:szCs w:val="28"/>
        </w:rPr>
        <w:t>&lt;title&gt; This is HTML element&lt;/title&gt;</w:t>
      </w:r>
    </w:p>
    <w:p w14:paraId="149584C5" w14:textId="3A557B8F" w:rsidR="00D718A9" w:rsidRPr="00DB5C28" w:rsidRDefault="00DB5C28" w:rsidP="00C205D7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718A9" w:rsidRPr="00DB5C2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</w:t>
      </w:r>
      <w:r w:rsidR="00D718A9" w:rsidRPr="00DB5C28">
        <w:rPr>
          <w:sz w:val="28"/>
          <w:szCs w:val="28"/>
        </w:rPr>
        <w:t>&lt;body&gt; This is HTML element&lt;/body&gt;</w:t>
      </w:r>
    </w:p>
    <w:p w14:paraId="2F565905" w14:textId="34A860E0" w:rsidR="00D718A9" w:rsidRDefault="00D718A9" w:rsidP="00C205D7">
      <w:pPr>
        <w:pStyle w:val="ListParagraph"/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&lt;h2&gt; This is HTML tag&lt;/h2&gt;</w:t>
      </w:r>
    </w:p>
    <w:p w14:paraId="56DD1D6A" w14:textId="77777777" w:rsidR="00DB5C28" w:rsidRDefault="00D718A9" w:rsidP="00C205D7">
      <w:pPr>
        <w:pStyle w:val="ListParagraph"/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&lt;p&gt; This is HTML tags&lt;/p&gt;</w:t>
      </w:r>
    </w:p>
    <w:p w14:paraId="1866134C" w14:textId="4016633B" w:rsidR="0043232C" w:rsidRPr="00DB5C28" w:rsidRDefault="00DB5C28" w:rsidP="00DB5C2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</w:t>
      </w:r>
      <w:r w:rsidR="0043232C" w:rsidRPr="00DB5C28">
        <w:rPr>
          <w:sz w:val="28"/>
          <w:szCs w:val="28"/>
        </w:rPr>
        <w:t>&lt;b&gt; This is HTML tags &lt;/b&gt;</w:t>
      </w:r>
    </w:p>
    <w:p w14:paraId="1F5E2AE6" w14:textId="77777777" w:rsidR="001B197F" w:rsidRPr="00C205D7" w:rsidRDefault="001B197F" w:rsidP="0004085A">
      <w:pPr>
        <w:pStyle w:val="ListParagraph"/>
        <w:rPr>
          <w:sz w:val="32"/>
          <w:szCs w:val="32"/>
        </w:rPr>
      </w:pPr>
    </w:p>
    <w:p w14:paraId="2003ADC1" w14:textId="77777777" w:rsidR="00D85C43" w:rsidRPr="00C205D7" w:rsidRDefault="00D85C43" w:rsidP="008F2504">
      <w:pPr>
        <w:rPr>
          <w:sz w:val="32"/>
          <w:szCs w:val="32"/>
        </w:rPr>
      </w:pPr>
    </w:p>
    <w:p w14:paraId="03A056CF" w14:textId="46A63C8F" w:rsidR="00D85C43" w:rsidRPr="00C205D7" w:rsidRDefault="00D85C43" w:rsidP="008F2504">
      <w:pPr>
        <w:rPr>
          <w:b/>
          <w:bCs/>
          <w:sz w:val="32"/>
          <w:szCs w:val="32"/>
        </w:rPr>
      </w:pPr>
      <w:r w:rsidRPr="00C205D7">
        <w:rPr>
          <w:b/>
          <w:bCs/>
          <w:sz w:val="32"/>
          <w:szCs w:val="32"/>
        </w:rPr>
        <w:t xml:space="preserve">      </w:t>
      </w:r>
      <w:r w:rsidR="00C205D7" w:rsidRPr="00C205D7">
        <w:rPr>
          <w:b/>
          <w:bCs/>
          <w:sz w:val="32"/>
          <w:szCs w:val="32"/>
        </w:rPr>
        <w:t xml:space="preserve">   </w:t>
      </w:r>
      <w:r w:rsidRPr="00C205D7">
        <w:rPr>
          <w:b/>
          <w:bCs/>
          <w:sz w:val="32"/>
          <w:szCs w:val="32"/>
        </w:rPr>
        <w:t>Q. What are tags and attributes in HTML?</w:t>
      </w:r>
    </w:p>
    <w:p w14:paraId="2DD01721" w14:textId="77777777" w:rsidR="00D76F9F" w:rsidRPr="00D76F9F" w:rsidRDefault="00D76F9F" w:rsidP="009318DF">
      <w:pPr>
        <w:spacing w:line="240" w:lineRule="atLeast"/>
        <w:rPr>
          <w:b/>
          <w:bCs/>
          <w:sz w:val="28"/>
          <w:szCs w:val="28"/>
        </w:rPr>
      </w:pPr>
    </w:p>
    <w:p w14:paraId="10D65DDD" w14:textId="7F19EA56" w:rsidR="008A1D09" w:rsidRDefault="00C205D7" w:rsidP="009318DF">
      <w:pPr>
        <w:pStyle w:val="ListParagraph"/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-   </w:t>
      </w:r>
      <w:r w:rsidR="00D85C43" w:rsidRPr="00260EB9">
        <w:rPr>
          <w:sz w:val="28"/>
          <w:szCs w:val="28"/>
        </w:rPr>
        <w:t xml:space="preserve">HTML tags are </w:t>
      </w:r>
      <w:r w:rsidR="008A1D09">
        <w:rPr>
          <w:sz w:val="28"/>
          <w:szCs w:val="28"/>
        </w:rPr>
        <w:t>the</w:t>
      </w:r>
      <w:r w:rsidR="009E17F5">
        <w:rPr>
          <w:sz w:val="28"/>
          <w:szCs w:val="28"/>
        </w:rPr>
        <w:t xml:space="preserve"> keywords that are used to produce web pages in</w:t>
      </w:r>
    </w:p>
    <w:p w14:paraId="10415606" w14:textId="70B1AEA3" w:rsidR="009E17F5" w:rsidRDefault="00C205D7" w:rsidP="009318DF">
      <w:pPr>
        <w:pStyle w:val="ListParagraph"/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9E17F5">
        <w:rPr>
          <w:sz w:val="28"/>
          <w:szCs w:val="28"/>
        </w:rPr>
        <w:t xml:space="preserve">various formats. Opening tags and closing tags are found in the </w:t>
      </w:r>
    </w:p>
    <w:p w14:paraId="679F7206" w14:textId="2AEAE493" w:rsidR="009E17F5" w:rsidRDefault="00C205D7" w:rsidP="009318DF">
      <w:pPr>
        <w:pStyle w:val="ListParagraph"/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9E17F5">
        <w:rPr>
          <w:sz w:val="28"/>
          <w:szCs w:val="28"/>
        </w:rPr>
        <w:t>majority of tags. The concluding tags contain a forward slash(/), while</w:t>
      </w:r>
    </w:p>
    <w:p w14:paraId="5F66DA58" w14:textId="743A3B11" w:rsidR="009E17F5" w:rsidRDefault="00C205D7" w:rsidP="009318DF">
      <w:pPr>
        <w:pStyle w:val="ListParagraph"/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9E17F5">
        <w:rPr>
          <w:sz w:val="28"/>
          <w:szCs w:val="28"/>
        </w:rPr>
        <w:t>the language of the beginning tags is the same.</w:t>
      </w:r>
    </w:p>
    <w:p w14:paraId="17C64DCC" w14:textId="77777777" w:rsidR="000F2FBA" w:rsidRDefault="000F2FBA" w:rsidP="000F2FBA">
      <w:pPr>
        <w:rPr>
          <w:sz w:val="28"/>
          <w:szCs w:val="28"/>
        </w:rPr>
      </w:pPr>
    </w:p>
    <w:p w14:paraId="5B36A2B9" w14:textId="03282853" w:rsidR="00955E51" w:rsidRPr="000F2FBA" w:rsidRDefault="000F2FBA" w:rsidP="00C3596D">
      <w:pPr>
        <w:spacing w:line="240" w:lineRule="atLeast"/>
        <w:rPr>
          <w:sz w:val="28"/>
          <w:szCs w:val="28"/>
        </w:rPr>
      </w:pPr>
      <w:r w:rsidRPr="00C205D7">
        <w:rPr>
          <w:b/>
          <w:bCs/>
          <w:sz w:val="28"/>
          <w:szCs w:val="28"/>
        </w:rPr>
        <w:t xml:space="preserve">         </w:t>
      </w:r>
      <w:r w:rsidR="00C205D7" w:rsidRPr="00C205D7">
        <w:rPr>
          <w:b/>
          <w:bCs/>
          <w:sz w:val="28"/>
          <w:szCs w:val="28"/>
        </w:rPr>
        <w:t xml:space="preserve">      </w:t>
      </w:r>
      <w:r w:rsidRPr="00C205D7">
        <w:rPr>
          <w:b/>
          <w:bCs/>
          <w:sz w:val="28"/>
          <w:szCs w:val="28"/>
        </w:rPr>
        <w:t xml:space="preserve"> </w:t>
      </w:r>
      <w:r w:rsidR="00D85C43" w:rsidRPr="00C205D7">
        <w:rPr>
          <w:b/>
          <w:bCs/>
          <w:sz w:val="28"/>
          <w:szCs w:val="28"/>
        </w:rPr>
        <w:t>HTML Tags:-</w:t>
      </w:r>
      <w:r w:rsidR="00D85C43" w:rsidRPr="000F2FBA">
        <w:rPr>
          <w:sz w:val="28"/>
          <w:szCs w:val="28"/>
        </w:rPr>
        <w:t xml:space="preserve"> </w:t>
      </w:r>
    </w:p>
    <w:p w14:paraId="0EDBF7C8" w14:textId="6897F104" w:rsidR="00C205D7" w:rsidRDefault="00C205D7" w:rsidP="00C3596D">
      <w:pPr>
        <w:pStyle w:val="ListParagraph"/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576E73">
        <w:rPr>
          <w:sz w:val="28"/>
          <w:szCs w:val="28"/>
        </w:rPr>
        <w:t xml:space="preserve"> </w:t>
      </w:r>
      <w:r w:rsidRPr="000F2FBA">
        <w:rPr>
          <w:sz w:val="28"/>
          <w:szCs w:val="28"/>
        </w:rPr>
        <w:t xml:space="preserve">&lt;p&gt; Paragraph Tag&lt;/p&gt; </w:t>
      </w:r>
    </w:p>
    <w:p w14:paraId="167B2468" w14:textId="14D44C69" w:rsidR="00C205D7" w:rsidRDefault="00C205D7" w:rsidP="00C3596D">
      <w:pPr>
        <w:pStyle w:val="ListParagraph"/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576E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955E51">
        <w:rPr>
          <w:sz w:val="28"/>
          <w:szCs w:val="28"/>
        </w:rPr>
        <w:t>&lt;h2&gt; Heading Tag &lt;/h2&gt;</w:t>
      </w:r>
    </w:p>
    <w:p w14:paraId="2ABBA8D0" w14:textId="2EF1FF1A" w:rsidR="00C205D7" w:rsidRDefault="00C205D7" w:rsidP="00C3596D">
      <w:pPr>
        <w:pStyle w:val="ListParagraph"/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576E73">
        <w:rPr>
          <w:sz w:val="28"/>
          <w:szCs w:val="28"/>
        </w:rPr>
        <w:t xml:space="preserve"> </w:t>
      </w:r>
      <w:r w:rsidR="00955E51">
        <w:rPr>
          <w:sz w:val="28"/>
          <w:szCs w:val="28"/>
        </w:rPr>
        <w:t>&lt;b&gt; Bold Tag&lt;/b&gt;</w:t>
      </w:r>
    </w:p>
    <w:p w14:paraId="5A0D7F2D" w14:textId="60223DE8" w:rsidR="00955E51" w:rsidRDefault="00C205D7" w:rsidP="00C3596D">
      <w:pPr>
        <w:pStyle w:val="ListParagraph"/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955E51">
        <w:rPr>
          <w:sz w:val="28"/>
          <w:szCs w:val="28"/>
        </w:rPr>
        <w:t>&lt;</w:t>
      </w:r>
      <w:proofErr w:type="spellStart"/>
      <w:r w:rsidR="00955E51">
        <w:rPr>
          <w:sz w:val="28"/>
          <w:szCs w:val="28"/>
        </w:rPr>
        <w:t>i</w:t>
      </w:r>
      <w:proofErr w:type="spellEnd"/>
      <w:r w:rsidR="00955E51">
        <w:rPr>
          <w:sz w:val="28"/>
          <w:szCs w:val="28"/>
        </w:rPr>
        <w:t>&gt; Italic Tag&lt;/</w:t>
      </w:r>
      <w:proofErr w:type="spellStart"/>
      <w:r w:rsidR="00955E51">
        <w:rPr>
          <w:sz w:val="28"/>
          <w:szCs w:val="28"/>
        </w:rPr>
        <w:t>i</w:t>
      </w:r>
      <w:proofErr w:type="spellEnd"/>
      <w:r w:rsidR="00955E51">
        <w:rPr>
          <w:sz w:val="28"/>
          <w:szCs w:val="28"/>
        </w:rPr>
        <w:t>&gt;</w:t>
      </w:r>
    </w:p>
    <w:p w14:paraId="5C820DC3" w14:textId="72F50F5E" w:rsidR="00C205D7" w:rsidRDefault="00C205D7" w:rsidP="00C3596D">
      <w:pPr>
        <w:pStyle w:val="ListParagraph"/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955E51">
        <w:rPr>
          <w:sz w:val="28"/>
          <w:szCs w:val="28"/>
        </w:rPr>
        <w:t xml:space="preserve">&lt;u&gt; Underline Tag&lt;/u&gt; </w:t>
      </w:r>
    </w:p>
    <w:p w14:paraId="424D9E33" w14:textId="1BB83BBB" w:rsidR="00FB29C1" w:rsidRDefault="00C205D7" w:rsidP="00FB29C1">
      <w:pPr>
        <w:pStyle w:val="ListParagraph"/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576E73">
        <w:rPr>
          <w:sz w:val="28"/>
          <w:szCs w:val="28"/>
        </w:rPr>
        <w:t xml:space="preserve"> </w:t>
      </w:r>
      <w:r w:rsidR="00D85C43" w:rsidRPr="00955E51">
        <w:rPr>
          <w:sz w:val="28"/>
          <w:szCs w:val="28"/>
        </w:rPr>
        <w:t>&lt;body&gt;</w:t>
      </w:r>
      <w:r w:rsidR="00FB29C1">
        <w:rPr>
          <w:sz w:val="28"/>
          <w:szCs w:val="28"/>
        </w:rPr>
        <w:t xml:space="preserve"> , </w:t>
      </w:r>
      <w:r w:rsidR="00FB29C1" w:rsidRPr="00955E51">
        <w:rPr>
          <w:sz w:val="28"/>
          <w:szCs w:val="28"/>
        </w:rPr>
        <w:t>&lt;style&gt;</w:t>
      </w:r>
      <w:r w:rsidR="00FB29C1">
        <w:rPr>
          <w:sz w:val="28"/>
          <w:szCs w:val="28"/>
        </w:rPr>
        <w:t xml:space="preserve"> ,</w:t>
      </w:r>
      <w:r w:rsidR="00FB29C1">
        <w:rPr>
          <w:sz w:val="28"/>
          <w:szCs w:val="28"/>
        </w:rPr>
        <w:t xml:space="preserve"> </w:t>
      </w:r>
      <w:r w:rsidR="00FB29C1" w:rsidRPr="00955E51">
        <w:rPr>
          <w:sz w:val="28"/>
          <w:szCs w:val="28"/>
        </w:rPr>
        <w:t>&lt;div&gt;</w:t>
      </w:r>
      <w:r w:rsidR="00FB29C1">
        <w:rPr>
          <w:sz w:val="28"/>
          <w:szCs w:val="28"/>
        </w:rPr>
        <w:t>,</w:t>
      </w:r>
      <w:r w:rsidR="00FB29C1">
        <w:rPr>
          <w:sz w:val="28"/>
          <w:szCs w:val="28"/>
        </w:rPr>
        <w:t xml:space="preserve"> </w:t>
      </w:r>
      <w:r w:rsidR="00FB29C1" w:rsidRPr="00955E51">
        <w:rPr>
          <w:sz w:val="28"/>
          <w:szCs w:val="28"/>
        </w:rPr>
        <w:t>&lt;span&gt;</w:t>
      </w:r>
      <w:r w:rsidR="00FB29C1">
        <w:rPr>
          <w:sz w:val="28"/>
          <w:szCs w:val="28"/>
        </w:rPr>
        <w:t xml:space="preserve"> ,</w:t>
      </w:r>
      <w:r w:rsidR="00FB29C1">
        <w:rPr>
          <w:sz w:val="28"/>
          <w:szCs w:val="28"/>
        </w:rPr>
        <w:t xml:space="preserve"> </w:t>
      </w:r>
      <w:r w:rsidR="00FB29C1" w:rsidRPr="00955E51">
        <w:rPr>
          <w:sz w:val="28"/>
          <w:szCs w:val="28"/>
        </w:rPr>
        <w:t xml:space="preserve">&lt;strong&gt; </w:t>
      </w:r>
    </w:p>
    <w:p w14:paraId="23C5FEE3" w14:textId="36BAD335" w:rsidR="00FB29C1" w:rsidRDefault="00FB29C1" w:rsidP="00FB29C1">
      <w:pPr>
        <w:pStyle w:val="ListParagraph"/>
        <w:spacing w:line="240" w:lineRule="atLeast"/>
        <w:rPr>
          <w:sz w:val="28"/>
          <w:szCs w:val="28"/>
        </w:rPr>
      </w:pPr>
    </w:p>
    <w:p w14:paraId="59504559" w14:textId="408371BB" w:rsidR="00C205D7" w:rsidRPr="004E4BB8" w:rsidRDefault="004E4BB8" w:rsidP="004E4BB8">
      <w:pPr>
        <w:spacing w:line="240" w:lineRule="atLeast"/>
        <w:rPr>
          <w:b/>
          <w:bCs/>
          <w:sz w:val="28"/>
          <w:szCs w:val="28"/>
        </w:rPr>
      </w:pPr>
      <w:r w:rsidRPr="004E4BB8">
        <w:rPr>
          <w:b/>
          <w:bCs/>
          <w:sz w:val="28"/>
          <w:szCs w:val="28"/>
        </w:rPr>
        <w:t xml:space="preserve">             </w:t>
      </w:r>
      <w:r w:rsidR="00583A9A">
        <w:rPr>
          <w:b/>
          <w:bCs/>
          <w:sz w:val="28"/>
          <w:szCs w:val="28"/>
        </w:rPr>
        <w:t xml:space="preserve">  </w:t>
      </w:r>
      <w:r w:rsidRPr="004E4BB8">
        <w:rPr>
          <w:b/>
          <w:bCs/>
          <w:sz w:val="28"/>
          <w:szCs w:val="28"/>
        </w:rPr>
        <w:t xml:space="preserve"> Example :- </w:t>
      </w:r>
    </w:p>
    <w:p w14:paraId="72451061" w14:textId="77777777" w:rsidR="000F2FBA" w:rsidRDefault="000F2FBA" w:rsidP="00955E51">
      <w:pPr>
        <w:pStyle w:val="ListParagraph"/>
        <w:rPr>
          <w:sz w:val="28"/>
          <w:szCs w:val="28"/>
        </w:rPr>
      </w:pPr>
    </w:p>
    <w:p w14:paraId="33EB7CB9" w14:textId="7820EB32" w:rsidR="000F2FBA" w:rsidRPr="000F2FBA" w:rsidRDefault="0085582F" w:rsidP="000F2FB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="000F2FBA" w:rsidRPr="000F2FBA">
        <w:rPr>
          <w:sz w:val="28"/>
          <w:szCs w:val="28"/>
        </w:rPr>
        <w:t>&lt;!DOCTYPE html&gt;</w:t>
      </w:r>
    </w:p>
    <w:p w14:paraId="6C1C8AAA" w14:textId="17864205" w:rsidR="000F2FBA" w:rsidRPr="000F2FBA" w:rsidRDefault="0085582F" w:rsidP="000F2FB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="000F2FBA" w:rsidRPr="000F2FBA">
        <w:rPr>
          <w:sz w:val="28"/>
          <w:szCs w:val="28"/>
        </w:rPr>
        <w:t>&lt;html&gt;</w:t>
      </w:r>
    </w:p>
    <w:p w14:paraId="1E008436" w14:textId="345E9852" w:rsidR="000F2FBA" w:rsidRPr="0085582F" w:rsidRDefault="0085582F" w:rsidP="000F2FBA">
      <w:pPr>
        <w:pStyle w:val="ListParagrap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Pr="0085582F">
        <w:rPr>
          <w:b/>
          <w:bCs/>
          <w:sz w:val="28"/>
          <w:szCs w:val="28"/>
        </w:rPr>
        <w:t xml:space="preserve">    </w:t>
      </w:r>
      <w:r w:rsidR="000F2FBA" w:rsidRPr="0085582F">
        <w:rPr>
          <w:b/>
          <w:bCs/>
          <w:sz w:val="28"/>
          <w:szCs w:val="28"/>
        </w:rPr>
        <w:t>&lt;!-- head tag --&gt;</w:t>
      </w:r>
    </w:p>
    <w:p w14:paraId="7F2862D5" w14:textId="149F698A" w:rsidR="00165F92" w:rsidRPr="0085582F" w:rsidRDefault="0085582F" w:rsidP="000F2FBA">
      <w:pPr>
        <w:pStyle w:val="ListParagraph"/>
        <w:rPr>
          <w:b/>
          <w:bCs/>
          <w:sz w:val="28"/>
          <w:szCs w:val="28"/>
        </w:rPr>
      </w:pPr>
      <w:r w:rsidRPr="0085582F">
        <w:rPr>
          <w:b/>
          <w:bCs/>
          <w:sz w:val="28"/>
          <w:szCs w:val="28"/>
        </w:rPr>
        <w:t xml:space="preserve"> </w:t>
      </w:r>
    </w:p>
    <w:p w14:paraId="14DCC730" w14:textId="77777777" w:rsidR="000F2FBA" w:rsidRPr="000F2FBA" w:rsidRDefault="000F2FBA" w:rsidP="000F2FBA">
      <w:pPr>
        <w:pStyle w:val="ListParagraph"/>
        <w:rPr>
          <w:sz w:val="28"/>
          <w:szCs w:val="28"/>
        </w:rPr>
      </w:pPr>
    </w:p>
    <w:p w14:paraId="74D23F6C" w14:textId="7ECF7F88" w:rsidR="000F2FBA" w:rsidRPr="000F2FBA" w:rsidRDefault="0085582F" w:rsidP="000F2FB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="000F2FBA" w:rsidRPr="000F2FBA">
        <w:rPr>
          <w:sz w:val="28"/>
          <w:szCs w:val="28"/>
        </w:rPr>
        <w:t>&lt;head&gt;</w:t>
      </w:r>
    </w:p>
    <w:p w14:paraId="40D7FAE9" w14:textId="7014EB83" w:rsidR="000F2FBA" w:rsidRPr="000F2FBA" w:rsidRDefault="000F2FBA" w:rsidP="000F2FBA">
      <w:pPr>
        <w:pStyle w:val="ListParagraph"/>
        <w:rPr>
          <w:sz w:val="28"/>
          <w:szCs w:val="28"/>
        </w:rPr>
      </w:pPr>
      <w:r w:rsidRPr="000F2FBA">
        <w:rPr>
          <w:sz w:val="28"/>
          <w:szCs w:val="28"/>
        </w:rPr>
        <w:tab/>
      </w:r>
      <w:r w:rsidR="0085582F">
        <w:rPr>
          <w:sz w:val="28"/>
          <w:szCs w:val="28"/>
        </w:rPr>
        <w:t xml:space="preserve">   </w:t>
      </w:r>
      <w:r w:rsidRPr="000F2FBA">
        <w:rPr>
          <w:sz w:val="28"/>
          <w:szCs w:val="28"/>
        </w:rPr>
        <w:t>&lt;title&gt;Welcom</w:t>
      </w:r>
      <w:r w:rsidR="0013266A">
        <w:rPr>
          <w:sz w:val="28"/>
          <w:szCs w:val="28"/>
        </w:rPr>
        <w:t>e</w:t>
      </w:r>
      <w:r w:rsidRPr="000F2FBA">
        <w:rPr>
          <w:sz w:val="28"/>
          <w:szCs w:val="28"/>
        </w:rPr>
        <w:t xml:space="preserve"> to</w:t>
      </w:r>
      <w:r w:rsidR="00532B64">
        <w:rPr>
          <w:sz w:val="28"/>
          <w:szCs w:val="28"/>
        </w:rPr>
        <w:t xml:space="preserve"> the Example of HTML tags</w:t>
      </w:r>
      <w:r w:rsidRPr="000F2FBA">
        <w:rPr>
          <w:sz w:val="28"/>
          <w:szCs w:val="28"/>
        </w:rPr>
        <w:t>&lt;/title&gt;</w:t>
      </w:r>
    </w:p>
    <w:p w14:paraId="38C18D0B" w14:textId="770B0019" w:rsidR="000F2FBA" w:rsidRPr="000F2FBA" w:rsidRDefault="0085582F" w:rsidP="000F2FB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0F2FBA" w:rsidRPr="000F2FBA">
        <w:rPr>
          <w:sz w:val="28"/>
          <w:szCs w:val="28"/>
        </w:rPr>
        <w:t>&lt;/head&gt;</w:t>
      </w:r>
    </w:p>
    <w:p w14:paraId="744CB503" w14:textId="5FFAA66E" w:rsidR="000F2FBA" w:rsidRPr="0085582F" w:rsidRDefault="0085582F" w:rsidP="000F2FBA">
      <w:pPr>
        <w:pStyle w:val="ListParagraph"/>
        <w:rPr>
          <w:b/>
          <w:bCs/>
          <w:sz w:val="28"/>
          <w:szCs w:val="28"/>
        </w:rPr>
      </w:pPr>
      <w:r w:rsidRPr="0085582F">
        <w:rPr>
          <w:b/>
          <w:bCs/>
          <w:sz w:val="28"/>
          <w:szCs w:val="28"/>
        </w:rPr>
        <w:t xml:space="preserve">             </w:t>
      </w:r>
      <w:r w:rsidR="000F2FBA" w:rsidRPr="0085582F">
        <w:rPr>
          <w:b/>
          <w:bCs/>
          <w:sz w:val="28"/>
          <w:szCs w:val="28"/>
        </w:rPr>
        <w:t>&lt;!-- Body tag --&gt;</w:t>
      </w:r>
    </w:p>
    <w:p w14:paraId="3DC92203" w14:textId="77777777" w:rsidR="000F2FBA" w:rsidRPr="000F2FBA" w:rsidRDefault="000F2FBA" w:rsidP="000F2FBA">
      <w:pPr>
        <w:pStyle w:val="ListParagraph"/>
        <w:rPr>
          <w:sz w:val="28"/>
          <w:szCs w:val="28"/>
        </w:rPr>
      </w:pPr>
    </w:p>
    <w:p w14:paraId="682A928C" w14:textId="28F532BB" w:rsidR="000F2FBA" w:rsidRPr="000F2FBA" w:rsidRDefault="0085582F" w:rsidP="000F2FB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0F2FBA" w:rsidRPr="000F2FBA">
        <w:rPr>
          <w:sz w:val="28"/>
          <w:szCs w:val="28"/>
        </w:rPr>
        <w:t>&lt;body&gt;</w:t>
      </w:r>
    </w:p>
    <w:p w14:paraId="4444ED4F" w14:textId="0A42EB73" w:rsidR="000F2FBA" w:rsidRPr="000F2FBA" w:rsidRDefault="000F2FBA" w:rsidP="000F2FBA">
      <w:pPr>
        <w:pStyle w:val="ListParagraph"/>
        <w:rPr>
          <w:sz w:val="28"/>
          <w:szCs w:val="28"/>
        </w:rPr>
      </w:pPr>
      <w:r w:rsidRPr="000F2FBA">
        <w:rPr>
          <w:sz w:val="28"/>
          <w:szCs w:val="28"/>
        </w:rPr>
        <w:tab/>
      </w:r>
      <w:r w:rsidR="0085582F">
        <w:rPr>
          <w:sz w:val="28"/>
          <w:szCs w:val="28"/>
        </w:rPr>
        <w:t xml:space="preserve">            </w:t>
      </w:r>
      <w:r w:rsidRPr="000F2FBA">
        <w:rPr>
          <w:sz w:val="28"/>
          <w:szCs w:val="28"/>
        </w:rPr>
        <w:t>&lt;h2&gt;</w:t>
      </w:r>
      <w:r w:rsidR="0013266A">
        <w:rPr>
          <w:sz w:val="28"/>
          <w:szCs w:val="28"/>
        </w:rPr>
        <w:t xml:space="preserve"> HTML Heading Tag</w:t>
      </w:r>
      <w:r w:rsidRPr="000F2FBA">
        <w:rPr>
          <w:sz w:val="28"/>
          <w:szCs w:val="28"/>
        </w:rPr>
        <w:t>&lt;/h2&gt;</w:t>
      </w:r>
    </w:p>
    <w:p w14:paraId="2350D17C" w14:textId="3CDFC16B" w:rsidR="000F2FBA" w:rsidRPr="000F2FBA" w:rsidRDefault="000F2FBA" w:rsidP="000F2FBA">
      <w:pPr>
        <w:pStyle w:val="ListParagraph"/>
        <w:rPr>
          <w:sz w:val="28"/>
          <w:szCs w:val="28"/>
        </w:rPr>
      </w:pPr>
      <w:r w:rsidRPr="000F2FBA">
        <w:rPr>
          <w:sz w:val="28"/>
          <w:szCs w:val="28"/>
        </w:rPr>
        <w:tab/>
      </w:r>
      <w:r w:rsidR="0085582F">
        <w:rPr>
          <w:sz w:val="28"/>
          <w:szCs w:val="28"/>
        </w:rPr>
        <w:t xml:space="preserve">              </w:t>
      </w:r>
      <w:r w:rsidRPr="000F2FBA">
        <w:rPr>
          <w:sz w:val="28"/>
          <w:szCs w:val="28"/>
        </w:rPr>
        <w:t>&lt;p&gt;</w:t>
      </w:r>
    </w:p>
    <w:p w14:paraId="6E813718" w14:textId="0FBDCA16" w:rsidR="000F2FBA" w:rsidRPr="000F2FBA" w:rsidRDefault="000F2FBA" w:rsidP="000F2FBA">
      <w:pPr>
        <w:pStyle w:val="ListParagraph"/>
        <w:rPr>
          <w:sz w:val="28"/>
          <w:szCs w:val="28"/>
        </w:rPr>
      </w:pPr>
      <w:r w:rsidRPr="000F2FBA">
        <w:rPr>
          <w:sz w:val="28"/>
          <w:szCs w:val="28"/>
        </w:rPr>
        <w:tab/>
      </w:r>
      <w:r w:rsidRPr="000F2FBA">
        <w:rPr>
          <w:sz w:val="28"/>
          <w:szCs w:val="28"/>
        </w:rPr>
        <w:tab/>
      </w:r>
      <w:r w:rsidR="0085582F">
        <w:rPr>
          <w:sz w:val="28"/>
          <w:szCs w:val="28"/>
        </w:rPr>
        <w:t xml:space="preserve">          </w:t>
      </w:r>
      <w:r w:rsidR="00EA72D3">
        <w:rPr>
          <w:sz w:val="28"/>
          <w:szCs w:val="28"/>
        </w:rPr>
        <w:t xml:space="preserve">HTML tags with example. </w:t>
      </w:r>
    </w:p>
    <w:p w14:paraId="6E2B84A2" w14:textId="69FA6CE0" w:rsidR="000F2FBA" w:rsidRPr="000F2FBA" w:rsidRDefault="000F2FBA" w:rsidP="000F2FBA">
      <w:pPr>
        <w:pStyle w:val="ListParagraph"/>
        <w:rPr>
          <w:sz w:val="28"/>
          <w:szCs w:val="28"/>
        </w:rPr>
      </w:pPr>
      <w:r w:rsidRPr="000F2FBA">
        <w:rPr>
          <w:sz w:val="28"/>
          <w:szCs w:val="28"/>
        </w:rPr>
        <w:tab/>
      </w:r>
      <w:r w:rsidR="0085582F">
        <w:rPr>
          <w:sz w:val="28"/>
          <w:szCs w:val="28"/>
        </w:rPr>
        <w:t xml:space="preserve">              </w:t>
      </w:r>
      <w:r w:rsidRPr="000F2FBA">
        <w:rPr>
          <w:sz w:val="28"/>
          <w:szCs w:val="28"/>
        </w:rPr>
        <w:t>&lt;/p&gt;</w:t>
      </w:r>
    </w:p>
    <w:p w14:paraId="168C30DE" w14:textId="63530E9A" w:rsidR="000F2FBA" w:rsidRPr="000F2FBA" w:rsidRDefault="000F2FBA" w:rsidP="000F2FBA">
      <w:pPr>
        <w:pStyle w:val="ListParagraph"/>
        <w:rPr>
          <w:sz w:val="28"/>
          <w:szCs w:val="28"/>
        </w:rPr>
      </w:pPr>
      <w:r w:rsidRPr="000F2FBA">
        <w:rPr>
          <w:sz w:val="28"/>
          <w:szCs w:val="28"/>
        </w:rPr>
        <w:tab/>
      </w:r>
      <w:r w:rsidR="0085582F">
        <w:rPr>
          <w:sz w:val="28"/>
          <w:szCs w:val="28"/>
        </w:rPr>
        <w:t xml:space="preserve">               </w:t>
      </w:r>
      <w:r w:rsidRPr="000F2FBA">
        <w:rPr>
          <w:sz w:val="28"/>
          <w:szCs w:val="28"/>
        </w:rPr>
        <w:t>&lt;p&gt;</w:t>
      </w:r>
    </w:p>
    <w:p w14:paraId="1B3B6B6C" w14:textId="1DEB335D" w:rsidR="000F2FBA" w:rsidRPr="000F2FBA" w:rsidRDefault="000F2FBA" w:rsidP="000F2FBA">
      <w:pPr>
        <w:pStyle w:val="ListParagraph"/>
        <w:rPr>
          <w:sz w:val="28"/>
          <w:szCs w:val="28"/>
        </w:rPr>
      </w:pPr>
      <w:r w:rsidRPr="000F2FBA">
        <w:rPr>
          <w:sz w:val="28"/>
          <w:szCs w:val="28"/>
        </w:rPr>
        <w:tab/>
      </w:r>
      <w:r w:rsidRPr="000F2FBA">
        <w:rPr>
          <w:sz w:val="28"/>
          <w:szCs w:val="28"/>
        </w:rPr>
        <w:tab/>
      </w:r>
      <w:r w:rsidR="0085582F">
        <w:rPr>
          <w:sz w:val="28"/>
          <w:szCs w:val="28"/>
        </w:rPr>
        <w:t xml:space="preserve">           </w:t>
      </w:r>
      <w:r w:rsidRPr="000F2FBA">
        <w:rPr>
          <w:sz w:val="28"/>
          <w:szCs w:val="28"/>
        </w:rPr>
        <w:t xml:space="preserve">Please change the </w:t>
      </w:r>
      <w:r w:rsidR="006F03DD">
        <w:rPr>
          <w:sz w:val="28"/>
          <w:szCs w:val="28"/>
        </w:rPr>
        <w:t>code</w:t>
      </w:r>
      <w:r w:rsidRPr="000F2FBA">
        <w:rPr>
          <w:sz w:val="28"/>
          <w:szCs w:val="28"/>
        </w:rPr>
        <w:t xml:space="preserve"> and click the</w:t>
      </w:r>
    </w:p>
    <w:p w14:paraId="5194DF9B" w14:textId="63E8D70D" w:rsidR="000F2FBA" w:rsidRPr="000F2FBA" w:rsidRDefault="000F2FBA" w:rsidP="000F2FBA">
      <w:pPr>
        <w:pStyle w:val="ListParagraph"/>
        <w:rPr>
          <w:sz w:val="28"/>
          <w:szCs w:val="28"/>
        </w:rPr>
      </w:pPr>
      <w:r w:rsidRPr="000F2FBA">
        <w:rPr>
          <w:sz w:val="28"/>
          <w:szCs w:val="28"/>
        </w:rPr>
        <w:tab/>
      </w:r>
      <w:r w:rsidRPr="000F2FBA">
        <w:rPr>
          <w:sz w:val="28"/>
          <w:szCs w:val="28"/>
        </w:rPr>
        <w:tab/>
      </w:r>
      <w:r w:rsidR="0085582F">
        <w:rPr>
          <w:sz w:val="28"/>
          <w:szCs w:val="28"/>
        </w:rPr>
        <w:t xml:space="preserve">           </w:t>
      </w:r>
      <w:r w:rsidRPr="000F2FBA">
        <w:rPr>
          <w:sz w:val="28"/>
          <w:szCs w:val="28"/>
        </w:rPr>
        <w:t>Run the button to see the changes.</w:t>
      </w:r>
    </w:p>
    <w:p w14:paraId="57532130" w14:textId="202F69F6" w:rsidR="000F2FBA" w:rsidRPr="000F2FBA" w:rsidRDefault="000F2FBA" w:rsidP="000F2FBA">
      <w:pPr>
        <w:pStyle w:val="ListParagraph"/>
        <w:rPr>
          <w:sz w:val="28"/>
          <w:szCs w:val="28"/>
        </w:rPr>
      </w:pPr>
      <w:r w:rsidRPr="000F2FBA">
        <w:rPr>
          <w:sz w:val="28"/>
          <w:szCs w:val="28"/>
        </w:rPr>
        <w:tab/>
      </w:r>
      <w:r w:rsidR="0085582F">
        <w:rPr>
          <w:sz w:val="28"/>
          <w:szCs w:val="28"/>
        </w:rPr>
        <w:t xml:space="preserve">             </w:t>
      </w:r>
      <w:r w:rsidRPr="000F2FBA">
        <w:rPr>
          <w:sz w:val="28"/>
          <w:szCs w:val="28"/>
        </w:rPr>
        <w:t>&lt;/p&gt;</w:t>
      </w:r>
    </w:p>
    <w:p w14:paraId="2B2D0D26" w14:textId="725E9551" w:rsidR="000F2FBA" w:rsidRPr="000F2FBA" w:rsidRDefault="0085582F" w:rsidP="000F2FB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="000F2FBA" w:rsidRPr="000F2FBA">
        <w:rPr>
          <w:sz w:val="28"/>
          <w:szCs w:val="28"/>
        </w:rPr>
        <w:t>&lt;/body&gt;</w:t>
      </w:r>
    </w:p>
    <w:p w14:paraId="2CFD1290" w14:textId="64D04988" w:rsidR="000F2FBA" w:rsidRDefault="0085582F" w:rsidP="000F2FB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="000F2FBA" w:rsidRPr="000F2FBA">
        <w:rPr>
          <w:sz w:val="28"/>
          <w:szCs w:val="28"/>
        </w:rPr>
        <w:t>&lt;/html&gt;</w:t>
      </w:r>
    </w:p>
    <w:p w14:paraId="60E7D4F6" w14:textId="77777777" w:rsidR="00FC5B67" w:rsidRPr="00955E51" w:rsidRDefault="00FC5B67" w:rsidP="00955E51">
      <w:pPr>
        <w:pStyle w:val="ListParagraph"/>
        <w:rPr>
          <w:sz w:val="28"/>
          <w:szCs w:val="28"/>
        </w:rPr>
      </w:pPr>
    </w:p>
    <w:p w14:paraId="11BCFDE0" w14:textId="7873A39F" w:rsidR="00DB0379" w:rsidRPr="00DB4ADC" w:rsidRDefault="00DB4ADC" w:rsidP="00C37971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-    </w:t>
      </w:r>
      <w:r w:rsidR="0077401A" w:rsidRPr="00DB4ADC">
        <w:rPr>
          <w:sz w:val="28"/>
          <w:szCs w:val="28"/>
        </w:rPr>
        <w:t>HTML</w:t>
      </w:r>
      <w:r w:rsidR="007746E3" w:rsidRPr="00DB4ADC">
        <w:rPr>
          <w:sz w:val="28"/>
          <w:szCs w:val="28"/>
        </w:rPr>
        <w:t xml:space="preserve"> attributes are</w:t>
      </w:r>
      <w:r w:rsidR="00912E69" w:rsidRPr="00DB4ADC">
        <w:rPr>
          <w:sz w:val="28"/>
          <w:szCs w:val="28"/>
        </w:rPr>
        <w:t xml:space="preserve"> additional value that add meaning or adjust the </w:t>
      </w:r>
    </w:p>
    <w:p w14:paraId="77B73EAA" w14:textId="3C6B3F2D" w:rsidR="00912E69" w:rsidRDefault="00912E69" w:rsidP="00C37971">
      <w:pPr>
        <w:pStyle w:val="ListParagraph"/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behaviour of elements. Every element or tag can have attributes. </w:t>
      </w:r>
    </w:p>
    <w:p w14:paraId="778DFCB6" w14:textId="15952E80" w:rsidR="00912E69" w:rsidRDefault="00912E69" w:rsidP="00C37971">
      <w:pPr>
        <w:pStyle w:val="ListParagraph"/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>They always come in pairs. The attribute’s names are case- insensitive.</w:t>
      </w:r>
    </w:p>
    <w:p w14:paraId="1AE7A51A" w14:textId="355D9A3F" w:rsidR="00912E69" w:rsidRDefault="00912E69" w:rsidP="00C37971">
      <w:pPr>
        <w:pStyle w:val="ListParagraph"/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>Attributes should always be used with the start tag. We can add</w:t>
      </w:r>
    </w:p>
    <w:p w14:paraId="29B24EA1" w14:textId="7D534726" w:rsidR="00912E69" w:rsidRDefault="00CB12ED" w:rsidP="00C37971">
      <w:pPr>
        <w:pStyle w:val="ListParagraph"/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>multiple</w:t>
      </w:r>
      <w:r w:rsidR="00912E69">
        <w:rPr>
          <w:sz w:val="28"/>
          <w:szCs w:val="28"/>
        </w:rPr>
        <w:t xml:space="preserve"> attributes in one HTML element.</w:t>
      </w:r>
    </w:p>
    <w:p w14:paraId="10FAAD77" w14:textId="77777777" w:rsidR="00DB0379" w:rsidRPr="00260EB9" w:rsidRDefault="00DB0379" w:rsidP="0053000D">
      <w:pPr>
        <w:pStyle w:val="ListParagraph"/>
        <w:spacing w:line="240" w:lineRule="atLeast"/>
        <w:rPr>
          <w:sz w:val="28"/>
          <w:szCs w:val="28"/>
        </w:rPr>
      </w:pPr>
    </w:p>
    <w:p w14:paraId="2D63F779" w14:textId="08D82B3E" w:rsidR="00CB12ED" w:rsidRDefault="00CB12ED" w:rsidP="0053000D">
      <w:pPr>
        <w:spacing w:line="240" w:lineRule="atLeast"/>
        <w:ind w:left="720"/>
        <w:rPr>
          <w:sz w:val="28"/>
          <w:szCs w:val="28"/>
        </w:rPr>
      </w:pPr>
      <w:r w:rsidRPr="00DB4ADC">
        <w:rPr>
          <w:b/>
          <w:bCs/>
          <w:sz w:val="28"/>
          <w:szCs w:val="28"/>
        </w:rPr>
        <w:t xml:space="preserve">1) </w:t>
      </w:r>
      <w:proofErr w:type="spellStart"/>
      <w:r w:rsidRPr="00DB4ADC">
        <w:rPr>
          <w:b/>
          <w:bCs/>
          <w:sz w:val="28"/>
          <w:szCs w:val="28"/>
        </w:rPr>
        <w:t>href</w:t>
      </w:r>
      <w:proofErr w:type="spellEnd"/>
      <w:r w:rsidRPr="00DB4ADC">
        <w:rPr>
          <w:b/>
          <w:bCs/>
          <w:sz w:val="28"/>
          <w:szCs w:val="28"/>
        </w:rPr>
        <w:t xml:space="preserve"> Attributes :-</w:t>
      </w:r>
      <w:r>
        <w:rPr>
          <w:sz w:val="28"/>
          <w:szCs w:val="28"/>
        </w:rPr>
        <w:t xml:space="preserve"> </w:t>
      </w:r>
      <w:r w:rsidR="00000A8D">
        <w:rPr>
          <w:sz w:val="28"/>
          <w:szCs w:val="28"/>
        </w:rPr>
        <w:t>We use the &lt;a&gt; tag to define a hyper link. In the</w:t>
      </w:r>
    </w:p>
    <w:p w14:paraId="571C794E" w14:textId="0AC37DC2" w:rsidR="00000A8D" w:rsidRDefault="00000A8D" w:rsidP="0053000D">
      <w:pPr>
        <w:spacing w:line="240" w:lineRule="atLeast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&lt;a&gt; tag, the </w:t>
      </w:r>
      <w:proofErr w:type="spellStart"/>
      <w:r>
        <w:rPr>
          <w:sz w:val="28"/>
          <w:szCs w:val="28"/>
        </w:rPr>
        <w:t>href</w:t>
      </w:r>
      <w:proofErr w:type="spellEnd"/>
      <w:r>
        <w:rPr>
          <w:sz w:val="28"/>
          <w:szCs w:val="28"/>
        </w:rPr>
        <w:t xml:space="preserve"> attribute specifies the URL of the page the link goes to.</w:t>
      </w:r>
    </w:p>
    <w:p w14:paraId="460B15EF" w14:textId="77777777" w:rsidR="00AA59DE" w:rsidRDefault="00AA59DE" w:rsidP="0053000D">
      <w:pPr>
        <w:spacing w:line="240" w:lineRule="atLeast"/>
        <w:ind w:left="720"/>
        <w:rPr>
          <w:sz w:val="28"/>
          <w:szCs w:val="28"/>
        </w:rPr>
      </w:pPr>
    </w:p>
    <w:p w14:paraId="0D86A775" w14:textId="7596F472" w:rsidR="00AA59DE" w:rsidRDefault="00AA59DE" w:rsidP="0053000D">
      <w:pPr>
        <w:spacing w:line="240" w:lineRule="atLeast"/>
        <w:ind w:left="720"/>
        <w:rPr>
          <w:sz w:val="28"/>
          <w:szCs w:val="28"/>
        </w:rPr>
      </w:pPr>
      <w:r w:rsidRPr="00DB4ADC">
        <w:rPr>
          <w:b/>
          <w:bCs/>
          <w:sz w:val="28"/>
          <w:szCs w:val="28"/>
        </w:rPr>
        <w:t xml:space="preserve"> Example :-</w:t>
      </w:r>
      <w:r>
        <w:rPr>
          <w:sz w:val="28"/>
          <w:szCs w:val="28"/>
        </w:rPr>
        <w:t xml:space="preserve"> &lt;a </w:t>
      </w:r>
      <w:proofErr w:type="spellStart"/>
      <w:r>
        <w:rPr>
          <w:sz w:val="28"/>
          <w:szCs w:val="28"/>
        </w:rPr>
        <w:t>href</w:t>
      </w:r>
      <w:proofErr w:type="spellEnd"/>
      <w:r>
        <w:rPr>
          <w:sz w:val="28"/>
          <w:szCs w:val="28"/>
        </w:rPr>
        <w:t>=“home.html”&gt;</w:t>
      </w:r>
    </w:p>
    <w:p w14:paraId="6AC9D1DD" w14:textId="6A80A477" w:rsidR="00317FB6" w:rsidRPr="00DB4ADC" w:rsidRDefault="00AA59DE" w:rsidP="0053000D">
      <w:pPr>
        <w:spacing w:line="240" w:lineRule="atLeast"/>
        <w:ind w:left="720"/>
        <w:rPr>
          <w:b/>
          <w:bCs/>
          <w:sz w:val="28"/>
          <w:szCs w:val="28"/>
        </w:rPr>
      </w:pPr>
      <w:r w:rsidRPr="00DB4ADC">
        <w:rPr>
          <w:b/>
          <w:bCs/>
          <w:sz w:val="28"/>
          <w:szCs w:val="28"/>
        </w:rPr>
        <w:t xml:space="preserve">       </w:t>
      </w:r>
    </w:p>
    <w:p w14:paraId="199AF1A5" w14:textId="1E6679A2" w:rsidR="00317FB6" w:rsidRDefault="00317FB6" w:rsidP="0053000D">
      <w:pPr>
        <w:spacing w:line="240" w:lineRule="atLeast"/>
        <w:ind w:left="720"/>
        <w:rPr>
          <w:sz w:val="28"/>
          <w:szCs w:val="28"/>
        </w:rPr>
      </w:pPr>
      <w:r w:rsidRPr="00DB4ADC">
        <w:rPr>
          <w:b/>
          <w:bCs/>
          <w:sz w:val="28"/>
          <w:szCs w:val="28"/>
        </w:rPr>
        <w:t xml:space="preserve">2) </w:t>
      </w:r>
      <w:proofErr w:type="spellStart"/>
      <w:r w:rsidRPr="00DB4ADC">
        <w:rPr>
          <w:b/>
          <w:bCs/>
          <w:sz w:val="28"/>
          <w:szCs w:val="28"/>
        </w:rPr>
        <w:t>src</w:t>
      </w:r>
      <w:proofErr w:type="spellEnd"/>
      <w:r w:rsidRPr="00DB4ADC">
        <w:rPr>
          <w:b/>
          <w:bCs/>
          <w:sz w:val="28"/>
          <w:szCs w:val="28"/>
        </w:rPr>
        <w:t xml:space="preserve"> Attributes :-</w:t>
      </w:r>
      <w:r>
        <w:rPr>
          <w:sz w:val="28"/>
          <w:szCs w:val="28"/>
        </w:rPr>
        <w:t xml:space="preserve"> </w:t>
      </w:r>
      <w:r w:rsidR="003969A4">
        <w:rPr>
          <w:sz w:val="28"/>
          <w:szCs w:val="28"/>
        </w:rPr>
        <w:t>We use the &lt;</w:t>
      </w:r>
      <w:proofErr w:type="spellStart"/>
      <w:r w:rsidR="003969A4">
        <w:rPr>
          <w:sz w:val="28"/>
          <w:szCs w:val="28"/>
        </w:rPr>
        <w:t>img</w:t>
      </w:r>
      <w:proofErr w:type="spellEnd"/>
      <w:r w:rsidR="003969A4">
        <w:rPr>
          <w:sz w:val="28"/>
          <w:szCs w:val="28"/>
        </w:rPr>
        <w:t xml:space="preserve">&gt; tag add an image in HTML page. </w:t>
      </w:r>
    </w:p>
    <w:p w14:paraId="44FA9252" w14:textId="5B696169" w:rsidR="003969A4" w:rsidRDefault="003969A4" w:rsidP="0053000D">
      <w:pPr>
        <w:spacing w:line="240" w:lineRule="atLeast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The </w:t>
      </w:r>
      <w:proofErr w:type="spellStart"/>
      <w:r>
        <w:rPr>
          <w:sz w:val="28"/>
          <w:szCs w:val="28"/>
        </w:rPr>
        <w:t>src</w:t>
      </w:r>
      <w:proofErr w:type="spellEnd"/>
      <w:r>
        <w:rPr>
          <w:sz w:val="28"/>
          <w:szCs w:val="28"/>
        </w:rPr>
        <w:t xml:space="preserve"> attribute specifies the image path. We can specify the address of  the image inside the double quotes.</w:t>
      </w:r>
    </w:p>
    <w:p w14:paraId="7AE17191" w14:textId="77777777" w:rsidR="00777EC1" w:rsidRDefault="00777EC1" w:rsidP="0053000D">
      <w:pPr>
        <w:spacing w:line="240" w:lineRule="atLeast"/>
        <w:ind w:left="720"/>
        <w:rPr>
          <w:sz w:val="28"/>
          <w:szCs w:val="28"/>
        </w:rPr>
      </w:pPr>
    </w:p>
    <w:p w14:paraId="55617C51" w14:textId="65EA2982" w:rsidR="00777EC1" w:rsidRDefault="00777EC1" w:rsidP="0053000D">
      <w:pPr>
        <w:spacing w:line="240" w:lineRule="atLeast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DB4ADC">
        <w:rPr>
          <w:b/>
          <w:bCs/>
          <w:sz w:val="28"/>
          <w:szCs w:val="28"/>
        </w:rPr>
        <w:t>Example :-</w:t>
      </w:r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img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src</w:t>
      </w:r>
      <w:proofErr w:type="spellEnd"/>
      <w:r>
        <w:rPr>
          <w:sz w:val="28"/>
          <w:szCs w:val="28"/>
        </w:rPr>
        <w:t>= “img_tulip.jpg”&gt;</w:t>
      </w:r>
    </w:p>
    <w:p w14:paraId="24043F9C" w14:textId="77777777" w:rsidR="003969A4" w:rsidRDefault="003969A4" w:rsidP="0053000D">
      <w:pPr>
        <w:spacing w:line="240" w:lineRule="atLeast"/>
        <w:ind w:left="720"/>
        <w:rPr>
          <w:sz w:val="28"/>
          <w:szCs w:val="28"/>
        </w:rPr>
      </w:pPr>
    </w:p>
    <w:p w14:paraId="6CE38B5D" w14:textId="56DCCC76" w:rsidR="003969A4" w:rsidRDefault="003969A4" w:rsidP="0053000D">
      <w:pPr>
        <w:spacing w:line="240" w:lineRule="atLeast"/>
        <w:ind w:left="720"/>
        <w:rPr>
          <w:sz w:val="28"/>
          <w:szCs w:val="28"/>
        </w:rPr>
      </w:pPr>
      <w:r w:rsidRPr="00DB4ADC">
        <w:rPr>
          <w:b/>
          <w:bCs/>
          <w:sz w:val="28"/>
          <w:szCs w:val="28"/>
        </w:rPr>
        <w:t>3) Width and Height Attributes :-</w:t>
      </w:r>
      <w:r>
        <w:rPr>
          <w:sz w:val="28"/>
          <w:szCs w:val="28"/>
        </w:rPr>
        <w:t xml:space="preserve"> The &lt;</w:t>
      </w:r>
      <w:proofErr w:type="spellStart"/>
      <w:r>
        <w:rPr>
          <w:sz w:val="28"/>
          <w:szCs w:val="28"/>
        </w:rPr>
        <w:t>img</w:t>
      </w:r>
      <w:proofErr w:type="spellEnd"/>
      <w:r>
        <w:rPr>
          <w:sz w:val="28"/>
          <w:szCs w:val="28"/>
        </w:rPr>
        <w:t>&gt; tag also contains the width</w:t>
      </w:r>
      <w:r w:rsidR="00DB4ADC">
        <w:rPr>
          <w:sz w:val="28"/>
          <w:szCs w:val="28"/>
        </w:rPr>
        <w:t xml:space="preserve"> </w:t>
      </w:r>
      <w:r>
        <w:rPr>
          <w:sz w:val="28"/>
          <w:szCs w:val="28"/>
        </w:rPr>
        <w:t>and height attributes. As the name suggests, these attributes specify the width and height of the image in pixels.</w:t>
      </w:r>
    </w:p>
    <w:p w14:paraId="73694CDA" w14:textId="77777777" w:rsidR="003C68E3" w:rsidRDefault="003C68E3" w:rsidP="0053000D">
      <w:pPr>
        <w:spacing w:line="240" w:lineRule="atLeast"/>
        <w:ind w:left="720"/>
        <w:rPr>
          <w:sz w:val="28"/>
          <w:szCs w:val="28"/>
        </w:rPr>
      </w:pPr>
    </w:p>
    <w:p w14:paraId="4E34A487" w14:textId="71D4CBA0" w:rsidR="003C68E3" w:rsidRDefault="003C68E3" w:rsidP="0053000D">
      <w:pPr>
        <w:spacing w:line="240" w:lineRule="atLeast"/>
        <w:ind w:left="720"/>
        <w:rPr>
          <w:sz w:val="28"/>
          <w:szCs w:val="28"/>
        </w:rPr>
      </w:pPr>
      <w:r w:rsidRPr="00C571C2">
        <w:rPr>
          <w:b/>
          <w:bCs/>
          <w:sz w:val="28"/>
          <w:szCs w:val="28"/>
        </w:rPr>
        <w:t>Example :-</w:t>
      </w:r>
      <w:r>
        <w:rPr>
          <w:sz w:val="28"/>
          <w:szCs w:val="28"/>
        </w:rPr>
        <w:t xml:space="preserve"> </w:t>
      </w:r>
      <w:r w:rsidR="00851AC6">
        <w:rPr>
          <w:sz w:val="28"/>
          <w:szCs w:val="28"/>
        </w:rPr>
        <w:t>&lt;</w:t>
      </w:r>
      <w:proofErr w:type="spellStart"/>
      <w:r w:rsidR="00851AC6">
        <w:rPr>
          <w:sz w:val="28"/>
          <w:szCs w:val="28"/>
        </w:rPr>
        <w:t>img</w:t>
      </w:r>
      <w:proofErr w:type="spellEnd"/>
      <w:r w:rsidR="00851AC6">
        <w:rPr>
          <w:sz w:val="28"/>
          <w:szCs w:val="28"/>
        </w:rPr>
        <w:t xml:space="preserve"> </w:t>
      </w:r>
      <w:proofErr w:type="spellStart"/>
      <w:r w:rsidR="00851AC6">
        <w:rPr>
          <w:sz w:val="28"/>
          <w:szCs w:val="28"/>
        </w:rPr>
        <w:t>src</w:t>
      </w:r>
      <w:proofErr w:type="spellEnd"/>
      <w:r w:rsidR="00851AC6">
        <w:rPr>
          <w:sz w:val="28"/>
          <w:szCs w:val="28"/>
        </w:rPr>
        <w:t>= “img_tulip.jpg”</w:t>
      </w:r>
      <w:r w:rsidR="00851AC6">
        <w:rPr>
          <w:sz w:val="28"/>
          <w:szCs w:val="28"/>
        </w:rPr>
        <w:t xml:space="preserve"> width= “500” width= “500”</w:t>
      </w:r>
      <w:r w:rsidR="00851AC6">
        <w:rPr>
          <w:sz w:val="28"/>
          <w:szCs w:val="28"/>
        </w:rPr>
        <w:t>&gt;</w:t>
      </w:r>
    </w:p>
    <w:p w14:paraId="46E4D20A" w14:textId="77777777" w:rsidR="00D25BC4" w:rsidRDefault="00D25BC4" w:rsidP="0053000D">
      <w:pPr>
        <w:spacing w:line="240" w:lineRule="atLeast"/>
        <w:ind w:left="720"/>
        <w:rPr>
          <w:sz w:val="28"/>
          <w:szCs w:val="28"/>
        </w:rPr>
      </w:pPr>
    </w:p>
    <w:p w14:paraId="587A5C67" w14:textId="20A25E76" w:rsidR="00D25BC4" w:rsidRDefault="00D25BC4" w:rsidP="0053000D">
      <w:pPr>
        <w:spacing w:line="240" w:lineRule="atLeast"/>
        <w:ind w:left="720"/>
        <w:rPr>
          <w:sz w:val="28"/>
          <w:szCs w:val="28"/>
        </w:rPr>
      </w:pPr>
      <w:r w:rsidRPr="00C571C2">
        <w:rPr>
          <w:b/>
          <w:bCs/>
          <w:sz w:val="28"/>
          <w:szCs w:val="28"/>
        </w:rPr>
        <w:t>4) style attribute :-</w:t>
      </w:r>
      <w:r>
        <w:rPr>
          <w:sz w:val="28"/>
          <w:szCs w:val="28"/>
        </w:rPr>
        <w:t xml:space="preserve"> The style attribute helps us set the style as font,</w:t>
      </w:r>
    </w:p>
    <w:p w14:paraId="19354DC6" w14:textId="5269E094" w:rsidR="00D25BC4" w:rsidRDefault="00D25BC4" w:rsidP="0053000D">
      <w:pPr>
        <w:spacing w:line="240" w:lineRule="atLeast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size, colour, etc of the HTML element.</w:t>
      </w:r>
    </w:p>
    <w:p w14:paraId="7779E391" w14:textId="77777777" w:rsidR="005335D0" w:rsidRDefault="005335D0" w:rsidP="0053000D">
      <w:pPr>
        <w:spacing w:line="240" w:lineRule="atLeast"/>
        <w:ind w:left="720"/>
        <w:rPr>
          <w:sz w:val="28"/>
          <w:szCs w:val="28"/>
        </w:rPr>
      </w:pPr>
    </w:p>
    <w:p w14:paraId="44AFCD8F" w14:textId="77777777" w:rsidR="005335D0" w:rsidRDefault="005335D0" w:rsidP="0053000D">
      <w:pPr>
        <w:spacing w:line="240" w:lineRule="atLeast"/>
        <w:ind w:left="720"/>
        <w:rPr>
          <w:sz w:val="28"/>
          <w:szCs w:val="28"/>
        </w:rPr>
      </w:pPr>
    </w:p>
    <w:p w14:paraId="69982CED" w14:textId="77777777" w:rsidR="005335D0" w:rsidRDefault="005335D0" w:rsidP="0053000D">
      <w:pPr>
        <w:spacing w:line="240" w:lineRule="atLeast"/>
        <w:ind w:left="720"/>
        <w:rPr>
          <w:b/>
          <w:bCs/>
          <w:sz w:val="28"/>
          <w:szCs w:val="28"/>
        </w:rPr>
      </w:pPr>
      <w:r w:rsidRPr="00C571C2">
        <w:rPr>
          <w:b/>
          <w:bCs/>
          <w:sz w:val="28"/>
          <w:szCs w:val="28"/>
        </w:rPr>
        <w:t xml:space="preserve">Example :- </w:t>
      </w:r>
    </w:p>
    <w:p w14:paraId="30B3CDEC" w14:textId="77777777" w:rsidR="00C571C2" w:rsidRPr="00C571C2" w:rsidRDefault="00C571C2" w:rsidP="0053000D">
      <w:pPr>
        <w:spacing w:line="240" w:lineRule="atLeast"/>
        <w:ind w:left="720"/>
        <w:rPr>
          <w:b/>
          <w:bCs/>
          <w:sz w:val="28"/>
          <w:szCs w:val="28"/>
        </w:rPr>
      </w:pPr>
    </w:p>
    <w:p w14:paraId="39C8E8B3" w14:textId="773C0FF5" w:rsidR="005335D0" w:rsidRDefault="005335D0" w:rsidP="0053000D">
      <w:pPr>
        <w:spacing w:line="240" w:lineRule="atLeast"/>
        <w:ind w:left="720"/>
        <w:rPr>
          <w:sz w:val="28"/>
          <w:szCs w:val="28"/>
        </w:rPr>
      </w:pPr>
      <w:r>
        <w:rPr>
          <w:sz w:val="28"/>
          <w:szCs w:val="28"/>
        </w:rPr>
        <w:t>&lt;p style= “</w:t>
      </w:r>
      <w:proofErr w:type="spellStart"/>
      <w:r>
        <w:rPr>
          <w:sz w:val="28"/>
          <w:szCs w:val="28"/>
        </w:rPr>
        <w:t>background-color:red</w:t>
      </w:r>
      <w:proofErr w:type="spellEnd"/>
      <w:r>
        <w:rPr>
          <w:sz w:val="28"/>
          <w:szCs w:val="28"/>
        </w:rPr>
        <w:t>;”&gt; Style attribute in HTML &lt;/p&gt;</w:t>
      </w:r>
    </w:p>
    <w:p w14:paraId="2069E8F5" w14:textId="1A1AC6B7" w:rsidR="005335D0" w:rsidRPr="00CB12ED" w:rsidRDefault="005335D0" w:rsidP="0053000D">
      <w:pPr>
        <w:spacing w:line="240" w:lineRule="atLeast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36CBA20" w14:textId="69ECC6D4" w:rsidR="005335D0" w:rsidRDefault="00114A73" w:rsidP="005335D0">
      <w:pPr>
        <w:rPr>
          <w:b/>
          <w:bCs/>
          <w:sz w:val="28"/>
          <w:szCs w:val="28"/>
        </w:rPr>
      </w:pPr>
      <w:r w:rsidRPr="00CB12ED">
        <w:rPr>
          <w:sz w:val="28"/>
          <w:szCs w:val="28"/>
        </w:rPr>
        <w:t xml:space="preserve"> </w:t>
      </w:r>
      <w:r w:rsidR="005335D0">
        <w:rPr>
          <w:rFonts w:ascii="Menlo" w:hAnsi="Menlo" w:cs="Menlo"/>
          <w:color w:val="808080"/>
          <w:sz w:val="18"/>
          <w:szCs w:val="18"/>
        </w:rPr>
        <w:t xml:space="preserve"> </w:t>
      </w:r>
    </w:p>
    <w:p w14:paraId="2B296F6A" w14:textId="77777777" w:rsidR="005335D0" w:rsidRPr="00BE7EF8" w:rsidRDefault="005335D0" w:rsidP="008F2504">
      <w:pPr>
        <w:rPr>
          <w:b/>
          <w:bCs/>
          <w:sz w:val="32"/>
          <w:szCs w:val="32"/>
        </w:rPr>
      </w:pPr>
    </w:p>
    <w:p w14:paraId="000B9CE3" w14:textId="671B94AF" w:rsidR="00FC4350" w:rsidRPr="00BE7EF8" w:rsidRDefault="00BE7EF8" w:rsidP="008F2504">
      <w:pPr>
        <w:rPr>
          <w:b/>
          <w:bCs/>
          <w:sz w:val="32"/>
          <w:szCs w:val="32"/>
        </w:rPr>
      </w:pPr>
      <w:r w:rsidRPr="00BE7EF8">
        <w:rPr>
          <w:b/>
          <w:bCs/>
          <w:sz w:val="32"/>
          <w:szCs w:val="32"/>
        </w:rPr>
        <w:t xml:space="preserve">     </w:t>
      </w:r>
      <w:r w:rsidR="00FC4350" w:rsidRPr="00BE7EF8">
        <w:rPr>
          <w:b/>
          <w:bCs/>
          <w:sz w:val="32"/>
          <w:szCs w:val="32"/>
        </w:rPr>
        <w:t>Q. What are void elements in HTML?</w:t>
      </w:r>
    </w:p>
    <w:p w14:paraId="55B834FB" w14:textId="77777777" w:rsidR="00D76F9F" w:rsidRPr="00D76F9F" w:rsidRDefault="00D76F9F" w:rsidP="008F2504">
      <w:pPr>
        <w:rPr>
          <w:b/>
          <w:bCs/>
          <w:sz w:val="28"/>
          <w:szCs w:val="28"/>
        </w:rPr>
      </w:pPr>
    </w:p>
    <w:p w14:paraId="7BCA58AF" w14:textId="77777777" w:rsidR="00CA7D53" w:rsidRDefault="00CA7D53" w:rsidP="00512FEE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    -   </w:t>
      </w:r>
      <w:r w:rsidR="00BA0467" w:rsidRPr="00CA7D53">
        <w:rPr>
          <w:sz w:val="28"/>
          <w:szCs w:val="28"/>
        </w:rPr>
        <w:t xml:space="preserve">There is a special group of elements that only have start tags and does </w:t>
      </w:r>
      <w:r>
        <w:rPr>
          <w:sz w:val="28"/>
          <w:szCs w:val="28"/>
        </w:rPr>
        <w:t xml:space="preserve">   </w:t>
      </w:r>
    </w:p>
    <w:p w14:paraId="0FA61348" w14:textId="4454528F" w:rsidR="00BA0467" w:rsidRPr="00CA7D53" w:rsidRDefault="00CA7D53" w:rsidP="00512FEE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="00BA0467" w:rsidRPr="00CA7D53">
        <w:rPr>
          <w:sz w:val="28"/>
          <w:szCs w:val="28"/>
        </w:rPr>
        <w:t>not contain any content within it.</w:t>
      </w:r>
      <w:r w:rsidR="004D423C" w:rsidRPr="00CA7D53">
        <w:rPr>
          <w:sz w:val="28"/>
          <w:szCs w:val="28"/>
        </w:rPr>
        <w:t xml:space="preserve"> Void elements have attributes and </w:t>
      </w:r>
    </w:p>
    <w:p w14:paraId="4DFDAD4D" w14:textId="1A5A3C70" w:rsidR="004D423C" w:rsidRDefault="004D423C" w:rsidP="00512FEE">
      <w:pPr>
        <w:pStyle w:val="ListParagraph"/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>Void elements cannot be nested.</w:t>
      </w:r>
    </w:p>
    <w:p w14:paraId="1DE7F985" w14:textId="77777777" w:rsidR="00512FEE" w:rsidRPr="00512FEE" w:rsidRDefault="00512FEE" w:rsidP="004D423C">
      <w:pPr>
        <w:pStyle w:val="ListParagraph"/>
        <w:rPr>
          <w:b/>
          <w:bCs/>
          <w:sz w:val="28"/>
          <w:szCs w:val="28"/>
        </w:rPr>
      </w:pPr>
    </w:p>
    <w:p w14:paraId="2B34DE95" w14:textId="6986FBC7" w:rsidR="006324BB" w:rsidRPr="00512FEE" w:rsidRDefault="006324BB" w:rsidP="00CA7D53">
      <w:pPr>
        <w:pStyle w:val="ListParagraph"/>
        <w:rPr>
          <w:b/>
          <w:bCs/>
          <w:sz w:val="28"/>
          <w:szCs w:val="28"/>
        </w:rPr>
      </w:pPr>
      <w:r w:rsidRPr="00512FEE">
        <w:rPr>
          <w:b/>
          <w:bCs/>
          <w:sz w:val="28"/>
          <w:szCs w:val="28"/>
        </w:rPr>
        <w:t>Void elements :</w:t>
      </w:r>
    </w:p>
    <w:p w14:paraId="52D7BBEF" w14:textId="77777777" w:rsidR="00512FEE" w:rsidRPr="00E6472F" w:rsidRDefault="00512FEE" w:rsidP="00CA7D53">
      <w:pPr>
        <w:pStyle w:val="ListParagraph"/>
        <w:rPr>
          <w:sz w:val="28"/>
          <w:szCs w:val="28"/>
        </w:rPr>
      </w:pPr>
    </w:p>
    <w:p w14:paraId="2F911555" w14:textId="2C714412" w:rsidR="006324BB" w:rsidRDefault="00BE6D42" w:rsidP="00CC020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&lt;area&gt;, &lt;col&gt;, &lt;command&gt;, &lt;embed&gt;, &lt;link&gt;, </w:t>
      </w:r>
      <w:r w:rsidR="006324BB" w:rsidRPr="00E6472F">
        <w:rPr>
          <w:sz w:val="28"/>
          <w:szCs w:val="28"/>
        </w:rPr>
        <w:t>&lt;</w:t>
      </w:r>
      <w:proofErr w:type="spellStart"/>
      <w:r w:rsidR="006324BB" w:rsidRPr="00E6472F">
        <w:rPr>
          <w:sz w:val="28"/>
          <w:szCs w:val="28"/>
        </w:rPr>
        <w:t>br</w:t>
      </w:r>
      <w:proofErr w:type="spellEnd"/>
      <w:r w:rsidR="006324BB" w:rsidRPr="00E6472F">
        <w:rPr>
          <w:sz w:val="28"/>
          <w:szCs w:val="28"/>
        </w:rPr>
        <w:t>&gt;, &lt;hr&gt;, &lt;link&gt;, &lt;</w:t>
      </w:r>
      <w:proofErr w:type="spellStart"/>
      <w:r w:rsidR="006324BB" w:rsidRPr="00E6472F">
        <w:rPr>
          <w:sz w:val="28"/>
          <w:szCs w:val="28"/>
        </w:rPr>
        <w:t>im</w:t>
      </w:r>
      <w:r>
        <w:rPr>
          <w:sz w:val="28"/>
          <w:szCs w:val="28"/>
        </w:rPr>
        <w:t>g</w:t>
      </w:r>
      <w:proofErr w:type="spellEnd"/>
      <w:r w:rsidR="006324BB" w:rsidRPr="00E6472F">
        <w:rPr>
          <w:sz w:val="28"/>
          <w:szCs w:val="28"/>
        </w:rPr>
        <w:t>&gt;</w:t>
      </w:r>
    </w:p>
    <w:p w14:paraId="1A8D873F" w14:textId="77777777" w:rsidR="00357E3F" w:rsidRPr="00E30D09" w:rsidRDefault="00357E3F" w:rsidP="00CC020E">
      <w:pPr>
        <w:pStyle w:val="ListParagraph"/>
        <w:rPr>
          <w:b/>
          <w:bCs/>
          <w:sz w:val="28"/>
          <w:szCs w:val="28"/>
        </w:rPr>
      </w:pPr>
    </w:p>
    <w:p w14:paraId="01A4021F" w14:textId="1D081264" w:rsidR="00CA6051" w:rsidRPr="00E30D09" w:rsidRDefault="00CA6051" w:rsidP="00CC020E">
      <w:pPr>
        <w:pStyle w:val="ListParagraph"/>
        <w:rPr>
          <w:b/>
          <w:bCs/>
          <w:sz w:val="28"/>
          <w:szCs w:val="28"/>
        </w:rPr>
      </w:pPr>
      <w:r w:rsidRPr="00E30D09">
        <w:rPr>
          <w:b/>
          <w:bCs/>
          <w:sz w:val="28"/>
          <w:szCs w:val="28"/>
        </w:rPr>
        <w:t xml:space="preserve">Example :- </w:t>
      </w:r>
    </w:p>
    <w:p w14:paraId="42E4F6B1" w14:textId="77777777" w:rsidR="00CA6051" w:rsidRDefault="00CA6051" w:rsidP="00CC020E">
      <w:pPr>
        <w:pStyle w:val="ListParagraph"/>
        <w:rPr>
          <w:sz w:val="28"/>
          <w:szCs w:val="28"/>
        </w:rPr>
      </w:pPr>
    </w:p>
    <w:p w14:paraId="067AFB45" w14:textId="77777777" w:rsidR="00CA6051" w:rsidRDefault="00CA6051" w:rsidP="00CA605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&lt;!</w:t>
      </w:r>
      <w:r>
        <w:rPr>
          <w:rFonts w:ascii="Menlo" w:hAnsi="Menlo" w:cs="Menlo"/>
          <w:color w:val="569CD6"/>
          <w:sz w:val="18"/>
          <w:szCs w:val="18"/>
        </w:rPr>
        <w:t>DOCTYPE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706466E" w14:textId="77777777" w:rsidR="00CA6051" w:rsidRDefault="00CA6051" w:rsidP="00CA605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6C8C4ED" w14:textId="77777777" w:rsidR="00CA6051" w:rsidRDefault="00CA6051" w:rsidP="00CA605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F377F34" w14:textId="77777777" w:rsidR="00CA6051" w:rsidRDefault="00CA6051" w:rsidP="00CA605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color:green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VOID ELEMENTS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h2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6F17D630" w14:textId="77777777" w:rsidR="00CA6051" w:rsidRDefault="00CA6051" w:rsidP="00CA605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Hi...!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Welcome to Example of Void Elements.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080E9A6" w14:textId="77777777" w:rsidR="00CA6051" w:rsidRDefault="00CA6051" w:rsidP="00CA605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C9042AB" w14:textId="77777777" w:rsidR="00CA6051" w:rsidRDefault="00CA6051" w:rsidP="00CA605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color:red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VOID ELEMENTS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h2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755A9141" w14:textId="77777777" w:rsidR="00CA6051" w:rsidRDefault="00CA6051" w:rsidP="00CA605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Hi...!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hr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Welcome to Example of Void Elements.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E836F03" w14:textId="77777777" w:rsidR="00CA6051" w:rsidRDefault="00CA6051" w:rsidP="00CA605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3469E6F" w14:textId="77777777" w:rsidR="00CA6051" w:rsidRDefault="00CA6051" w:rsidP="00CA605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738C1B8" w14:textId="77777777" w:rsidR="00CA6051" w:rsidRDefault="00CA6051" w:rsidP="00CA605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76C8EEE" w14:textId="77777777" w:rsidR="00CA6051" w:rsidRDefault="00CA6051" w:rsidP="00CA605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A98B606" w14:textId="77777777" w:rsidR="00CA6051" w:rsidRPr="00E30D09" w:rsidRDefault="00CA6051" w:rsidP="00CC020E">
      <w:pPr>
        <w:pStyle w:val="ListParagraph"/>
        <w:rPr>
          <w:b/>
          <w:bCs/>
          <w:sz w:val="28"/>
          <w:szCs w:val="28"/>
        </w:rPr>
      </w:pPr>
    </w:p>
    <w:p w14:paraId="6756B9FA" w14:textId="4BDB335B" w:rsidR="00CA6051" w:rsidRPr="00E30D09" w:rsidRDefault="00CA6051" w:rsidP="00CC020E">
      <w:pPr>
        <w:pStyle w:val="ListParagraph"/>
        <w:rPr>
          <w:b/>
          <w:bCs/>
          <w:sz w:val="28"/>
          <w:szCs w:val="28"/>
        </w:rPr>
      </w:pPr>
      <w:r w:rsidRPr="00E30D09">
        <w:rPr>
          <w:b/>
          <w:bCs/>
          <w:sz w:val="28"/>
          <w:szCs w:val="28"/>
        </w:rPr>
        <w:t xml:space="preserve">OUTPUT :- </w:t>
      </w:r>
    </w:p>
    <w:p w14:paraId="025A9CA7" w14:textId="77777777" w:rsidR="00E30D09" w:rsidRDefault="00E30D09" w:rsidP="00806410">
      <w:pPr>
        <w:pStyle w:val="Heading2"/>
        <w:rPr>
          <w:rFonts w:ascii="Times" w:hAnsi="Times"/>
          <w:color w:val="008000"/>
        </w:rPr>
      </w:pPr>
    </w:p>
    <w:p w14:paraId="28C68AC3" w14:textId="2B2D183A" w:rsidR="00806410" w:rsidRDefault="00E30D09" w:rsidP="00806410">
      <w:pPr>
        <w:pStyle w:val="Heading2"/>
        <w:rPr>
          <w:rFonts w:ascii="Times" w:hAnsi="Times"/>
          <w:color w:val="008000"/>
        </w:rPr>
      </w:pPr>
      <w:r>
        <w:rPr>
          <w:rFonts w:ascii="Times" w:hAnsi="Times"/>
          <w:color w:val="008000"/>
        </w:rPr>
        <w:t xml:space="preserve">                          </w:t>
      </w:r>
      <w:r w:rsidR="00806410">
        <w:rPr>
          <w:rFonts w:ascii="Times" w:hAnsi="Times"/>
          <w:color w:val="008000"/>
        </w:rPr>
        <w:t>VOID ELEMENTS</w:t>
      </w:r>
    </w:p>
    <w:p w14:paraId="63C610DC" w14:textId="25AE2C9E" w:rsidR="00806410" w:rsidRDefault="00E30D09" w:rsidP="00806410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                           </w:t>
      </w:r>
      <w:r w:rsidR="00806410">
        <w:rPr>
          <w:rFonts w:ascii="Times" w:hAnsi="Times"/>
          <w:color w:val="000000"/>
          <w:sz w:val="27"/>
          <w:szCs w:val="27"/>
        </w:rPr>
        <w:t>Hi...!</w:t>
      </w:r>
      <w:r w:rsidR="00806410">
        <w:rPr>
          <w:rFonts w:ascii="Times" w:hAnsi="Times"/>
          <w:color w:val="000000"/>
          <w:sz w:val="27"/>
          <w:szCs w:val="27"/>
        </w:rPr>
        <w:br/>
      </w:r>
      <w:r>
        <w:rPr>
          <w:rFonts w:ascii="Times" w:hAnsi="Times"/>
          <w:color w:val="000000"/>
          <w:sz w:val="27"/>
          <w:szCs w:val="27"/>
        </w:rPr>
        <w:t xml:space="preserve">                           </w:t>
      </w:r>
      <w:r w:rsidR="00806410">
        <w:rPr>
          <w:rFonts w:ascii="Times" w:hAnsi="Times"/>
          <w:color w:val="000000"/>
          <w:sz w:val="27"/>
          <w:szCs w:val="27"/>
        </w:rPr>
        <w:t>Welcome to Example of Void Elements.</w:t>
      </w:r>
    </w:p>
    <w:p w14:paraId="4081C6B3" w14:textId="188F2BBB" w:rsidR="00806410" w:rsidRDefault="00E30D09" w:rsidP="00806410">
      <w:pPr>
        <w:pStyle w:val="Heading2"/>
        <w:rPr>
          <w:rFonts w:ascii="Times" w:hAnsi="Times"/>
          <w:color w:val="FF0000"/>
          <w:sz w:val="36"/>
          <w:szCs w:val="36"/>
        </w:rPr>
      </w:pPr>
      <w:r>
        <w:rPr>
          <w:rFonts w:ascii="Times" w:hAnsi="Times"/>
          <w:color w:val="FF0000"/>
        </w:rPr>
        <w:t xml:space="preserve">                          </w:t>
      </w:r>
      <w:r w:rsidR="00806410">
        <w:rPr>
          <w:rFonts w:ascii="Times" w:hAnsi="Times"/>
          <w:color w:val="FF0000"/>
        </w:rPr>
        <w:t>VOID ELEMENTS</w:t>
      </w:r>
    </w:p>
    <w:p w14:paraId="4DB0A7C1" w14:textId="23E9F7D9" w:rsidR="00806410" w:rsidRDefault="00507334" w:rsidP="00806410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                           </w:t>
      </w:r>
      <w:r w:rsidR="00806410">
        <w:rPr>
          <w:rFonts w:ascii="Times" w:hAnsi="Times"/>
          <w:color w:val="000000"/>
          <w:sz w:val="27"/>
          <w:szCs w:val="27"/>
        </w:rPr>
        <w:t>Hi...!</w:t>
      </w:r>
    </w:p>
    <w:p w14:paraId="0D207214" w14:textId="77777777" w:rsidR="00806410" w:rsidRDefault="00C63E28" w:rsidP="00806410">
      <w:r w:rsidRPr="00C63E28">
        <w:rPr>
          <w:noProof/>
          <w14:ligatures w14:val="standardContextual"/>
        </w:rPr>
        <w:pict w14:anchorId="36AF60AB">
          <v:rect id="_x0000_i1025" alt="" style="width:451.3pt;height:.05pt;mso-width-percent:0;mso-height-percent:0;mso-width-percent:0;mso-height-percent:0" o:hralign="center" o:hrstd="t" o:hrnoshade="t" o:hr="t" fillcolor="black" stroked="f"/>
        </w:pict>
      </w:r>
    </w:p>
    <w:p w14:paraId="6048F9BE" w14:textId="35F3043E" w:rsidR="00806410" w:rsidRDefault="00507334" w:rsidP="00806410">
      <w:pPr>
        <w:pStyle w:val="ListParagraph"/>
        <w:rPr>
          <w:sz w:val="28"/>
          <w:szCs w:val="28"/>
        </w:rPr>
      </w:pPr>
      <w:r>
        <w:rPr>
          <w:rFonts w:ascii="Times" w:hAnsi="Times"/>
          <w:color w:val="000000"/>
          <w:sz w:val="27"/>
          <w:szCs w:val="27"/>
        </w:rPr>
        <w:t xml:space="preserve">                </w:t>
      </w:r>
      <w:r w:rsidR="00806410">
        <w:rPr>
          <w:rFonts w:ascii="Times" w:hAnsi="Times"/>
          <w:color w:val="000000"/>
          <w:sz w:val="27"/>
          <w:szCs w:val="27"/>
        </w:rPr>
        <w:t>Welcome to Example of Void Elements.</w:t>
      </w:r>
    </w:p>
    <w:p w14:paraId="4C785B3D" w14:textId="77777777" w:rsidR="00357E3F" w:rsidRDefault="00357E3F" w:rsidP="00CC020E">
      <w:pPr>
        <w:pStyle w:val="ListParagraph"/>
        <w:rPr>
          <w:sz w:val="28"/>
          <w:szCs w:val="28"/>
        </w:rPr>
      </w:pPr>
    </w:p>
    <w:p w14:paraId="00A8E7F6" w14:textId="77777777" w:rsidR="00357E3F" w:rsidRDefault="00357E3F" w:rsidP="00CC020E">
      <w:pPr>
        <w:pStyle w:val="ListParagraph"/>
        <w:rPr>
          <w:sz w:val="28"/>
          <w:szCs w:val="28"/>
        </w:rPr>
      </w:pPr>
    </w:p>
    <w:p w14:paraId="1922711A" w14:textId="77777777" w:rsidR="00996B07" w:rsidRDefault="00996B07" w:rsidP="00CC020E">
      <w:pPr>
        <w:pStyle w:val="ListParagraph"/>
        <w:rPr>
          <w:sz w:val="28"/>
          <w:szCs w:val="28"/>
        </w:rPr>
      </w:pPr>
    </w:p>
    <w:p w14:paraId="7959E039" w14:textId="5FB93D38" w:rsidR="00996B07" w:rsidRDefault="00996B07" w:rsidP="00996B07">
      <w:pPr>
        <w:rPr>
          <w:b/>
          <w:bCs/>
          <w:sz w:val="32"/>
          <w:szCs w:val="32"/>
        </w:rPr>
      </w:pPr>
      <w:r w:rsidRPr="00996B07">
        <w:rPr>
          <w:b/>
          <w:bCs/>
          <w:sz w:val="32"/>
          <w:szCs w:val="32"/>
        </w:rPr>
        <w:t xml:space="preserve"> Q. What are HTML Entities?</w:t>
      </w:r>
    </w:p>
    <w:p w14:paraId="7976D4B0" w14:textId="4FD62692" w:rsidR="00F450AA" w:rsidRPr="00551489" w:rsidRDefault="00F450AA" w:rsidP="00F450AA">
      <w:pPr>
        <w:rPr>
          <w:b/>
          <w:bCs/>
          <w:sz w:val="28"/>
          <w:szCs w:val="28"/>
        </w:rPr>
      </w:pPr>
      <w:r w:rsidRPr="00551489">
        <w:rPr>
          <w:b/>
          <w:bCs/>
          <w:sz w:val="28"/>
          <w:szCs w:val="28"/>
        </w:rPr>
        <w:t xml:space="preserve">       </w:t>
      </w:r>
    </w:p>
    <w:p w14:paraId="22BFBA24" w14:textId="1C1DBA24" w:rsidR="006E5042" w:rsidRPr="00551489" w:rsidRDefault="00167714" w:rsidP="000D2AEE">
      <w:pPr>
        <w:spacing w:line="240" w:lineRule="atLeast"/>
        <w:rPr>
          <w:sz w:val="28"/>
          <w:szCs w:val="28"/>
        </w:rPr>
      </w:pPr>
      <w:r w:rsidRPr="00551489">
        <w:rPr>
          <w:b/>
          <w:bCs/>
          <w:sz w:val="28"/>
          <w:szCs w:val="28"/>
        </w:rPr>
        <w:t xml:space="preserve">   </w:t>
      </w:r>
      <w:r w:rsidR="00551489">
        <w:rPr>
          <w:b/>
          <w:bCs/>
          <w:sz w:val="28"/>
          <w:szCs w:val="28"/>
        </w:rPr>
        <w:t xml:space="preserve">-  </w:t>
      </w:r>
      <w:r w:rsidRPr="00551489">
        <w:rPr>
          <w:b/>
          <w:bCs/>
          <w:sz w:val="28"/>
          <w:szCs w:val="28"/>
        </w:rPr>
        <w:t xml:space="preserve"> </w:t>
      </w:r>
      <w:r w:rsidR="00725F2B" w:rsidRPr="00551489">
        <w:rPr>
          <w:sz w:val="28"/>
          <w:szCs w:val="28"/>
        </w:rPr>
        <w:t xml:space="preserve">HTML </w:t>
      </w:r>
      <w:r w:rsidR="006E5042" w:rsidRPr="00551489">
        <w:rPr>
          <w:sz w:val="28"/>
          <w:szCs w:val="28"/>
        </w:rPr>
        <w:t xml:space="preserve">Provides some method to display reserved characters. Reserved </w:t>
      </w:r>
    </w:p>
    <w:p w14:paraId="18104441" w14:textId="3B307D63" w:rsidR="006E5042" w:rsidRPr="00551489" w:rsidRDefault="006E5042" w:rsidP="000D2AEE">
      <w:pPr>
        <w:spacing w:line="240" w:lineRule="atLeast"/>
        <w:rPr>
          <w:sz w:val="28"/>
          <w:szCs w:val="28"/>
        </w:rPr>
      </w:pPr>
      <w:r w:rsidRPr="00551489">
        <w:rPr>
          <w:sz w:val="28"/>
          <w:szCs w:val="28"/>
        </w:rPr>
        <w:t xml:space="preserve">       characters are those characters that are either reserved for HTML or </w:t>
      </w:r>
    </w:p>
    <w:p w14:paraId="18AF0717" w14:textId="2B4BFFBB" w:rsidR="006E5042" w:rsidRPr="00551489" w:rsidRDefault="006E5042" w:rsidP="000D2AEE">
      <w:pPr>
        <w:spacing w:line="240" w:lineRule="atLeast"/>
        <w:rPr>
          <w:sz w:val="28"/>
          <w:szCs w:val="28"/>
        </w:rPr>
      </w:pPr>
      <w:r w:rsidRPr="00551489">
        <w:rPr>
          <w:sz w:val="28"/>
          <w:szCs w:val="28"/>
        </w:rPr>
        <w:t xml:space="preserve">       those which ae not present in the basic Keyboard. For example instance,</w:t>
      </w:r>
    </w:p>
    <w:p w14:paraId="6200BAA6" w14:textId="611B6A5C" w:rsidR="006E5042" w:rsidRPr="00551489" w:rsidRDefault="006E5042" w:rsidP="000D2AEE">
      <w:pPr>
        <w:spacing w:line="240" w:lineRule="atLeast"/>
        <w:rPr>
          <w:sz w:val="28"/>
          <w:szCs w:val="28"/>
        </w:rPr>
      </w:pPr>
      <w:r w:rsidRPr="00551489">
        <w:rPr>
          <w:sz w:val="28"/>
          <w:szCs w:val="28"/>
        </w:rPr>
        <w:t xml:space="preserve">       ‘&lt;’ is reserved in HTML language.</w:t>
      </w:r>
    </w:p>
    <w:p w14:paraId="7B33FC32" w14:textId="145F0B45" w:rsidR="006E5042" w:rsidRPr="00551489" w:rsidRDefault="006E5042" w:rsidP="000D2AEE">
      <w:pPr>
        <w:spacing w:line="240" w:lineRule="atLeast"/>
        <w:rPr>
          <w:sz w:val="28"/>
          <w:szCs w:val="28"/>
        </w:rPr>
      </w:pPr>
      <w:r w:rsidRPr="00551489">
        <w:rPr>
          <w:sz w:val="28"/>
          <w:szCs w:val="28"/>
        </w:rPr>
        <w:t xml:space="preserve"> </w:t>
      </w:r>
    </w:p>
    <w:p w14:paraId="3C8CED3D" w14:textId="1762298A" w:rsidR="006E5042" w:rsidRPr="00551489" w:rsidRDefault="006E5042" w:rsidP="000D2AEE">
      <w:pPr>
        <w:spacing w:line="240" w:lineRule="atLeast"/>
        <w:rPr>
          <w:sz w:val="28"/>
          <w:szCs w:val="28"/>
        </w:rPr>
      </w:pPr>
      <w:r w:rsidRPr="00551489">
        <w:rPr>
          <w:sz w:val="28"/>
          <w:szCs w:val="28"/>
        </w:rPr>
        <w:t xml:space="preserve">        Sometimes this character needs to display on the web page which </w:t>
      </w:r>
    </w:p>
    <w:p w14:paraId="34E715D2" w14:textId="5C3D61D1" w:rsidR="006E5042" w:rsidRPr="00551489" w:rsidRDefault="006E5042" w:rsidP="000D2AEE">
      <w:pPr>
        <w:spacing w:line="240" w:lineRule="atLeast"/>
        <w:rPr>
          <w:sz w:val="28"/>
          <w:szCs w:val="28"/>
        </w:rPr>
      </w:pPr>
      <w:r w:rsidRPr="00551489">
        <w:rPr>
          <w:sz w:val="28"/>
          <w:szCs w:val="28"/>
        </w:rPr>
        <w:t xml:space="preserve">        creates ambiguity in code. Along with these are the characters which </w:t>
      </w:r>
    </w:p>
    <w:p w14:paraId="25998B0A" w14:textId="162415C9" w:rsidR="006E5042" w:rsidRPr="00551489" w:rsidRDefault="006E5042" w:rsidP="000D2AEE">
      <w:pPr>
        <w:spacing w:line="240" w:lineRule="atLeast"/>
        <w:rPr>
          <w:sz w:val="28"/>
          <w:szCs w:val="28"/>
        </w:rPr>
      </w:pPr>
      <w:r w:rsidRPr="00551489">
        <w:rPr>
          <w:sz w:val="28"/>
          <w:szCs w:val="28"/>
        </w:rPr>
        <w:t xml:space="preserve">        are normally not present in basic keyboard (</w:t>
      </w:r>
      <w:r w:rsidRPr="00551489">
        <w:rPr>
          <w:color w:val="273239"/>
          <w:spacing w:val="2"/>
          <w:sz w:val="28"/>
          <w:szCs w:val="28"/>
          <w:shd w:val="clear" w:color="auto" w:fill="FFFFFF"/>
        </w:rPr>
        <w:t>£, ¥, €, ©</w:t>
      </w:r>
      <w:r w:rsidRPr="00551489">
        <w:rPr>
          <w:sz w:val="28"/>
          <w:szCs w:val="28"/>
        </w:rPr>
        <w:t xml:space="preserve">), etc. </w:t>
      </w:r>
      <w:r w:rsidR="00710553" w:rsidRPr="00551489">
        <w:rPr>
          <w:sz w:val="28"/>
          <w:szCs w:val="28"/>
        </w:rPr>
        <w:t xml:space="preserve">HTML </w:t>
      </w:r>
    </w:p>
    <w:p w14:paraId="07AF49CB" w14:textId="527BE813" w:rsidR="00710553" w:rsidRPr="00551489" w:rsidRDefault="00710553" w:rsidP="000D2AEE">
      <w:pPr>
        <w:spacing w:line="240" w:lineRule="atLeast"/>
        <w:rPr>
          <w:sz w:val="28"/>
          <w:szCs w:val="28"/>
        </w:rPr>
      </w:pPr>
      <w:r w:rsidRPr="00551489">
        <w:rPr>
          <w:sz w:val="28"/>
          <w:szCs w:val="28"/>
        </w:rPr>
        <w:t xml:space="preserve">        Provides some Entity names and Entity numbers to use these symbols.</w:t>
      </w:r>
    </w:p>
    <w:p w14:paraId="19CBBD58" w14:textId="129E02D3" w:rsidR="00710553" w:rsidRPr="00551489" w:rsidRDefault="00710553" w:rsidP="000D2AEE">
      <w:pPr>
        <w:spacing w:line="240" w:lineRule="atLeast"/>
        <w:rPr>
          <w:sz w:val="28"/>
          <w:szCs w:val="28"/>
        </w:rPr>
      </w:pPr>
      <w:r w:rsidRPr="00551489">
        <w:rPr>
          <w:sz w:val="28"/>
          <w:szCs w:val="28"/>
        </w:rPr>
        <w:t xml:space="preserve">        Entity names are case- sensitive. Entity number is easy to learn. </w:t>
      </w:r>
    </w:p>
    <w:p w14:paraId="40FD984B" w14:textId="7F6D4C72" w:rsidR="00F547AD" w:rsidRPr="00551489" w:rsidRDefault="00F547AD" w:rsidP="000D2AEE">
      <w:pPr>
        <w:spacing w:line="240" w:lineRule="atLeast"/>
        <w:rPr>
          <w:sz w:val="28"/>
          <w:szCs w:val="28"/>
        </w:rPr>
      </w:pPr>
      <w:r w:rsidRPr="00551489">
        <w:rPr>
          <w:sz w:val="28"/>
          <w:szCs w:val="28"/>
        </w:rPr>
        <w:t xml:space="preserve">    </w:t>
      </w:r>
    </w:p>
    <w:p w14:paraId="2E4F1AF3" w14:textId="711A2479" w:rsidR="002D5637" w:rsidRPr="0054070A" w:rsidRDefault="00F547AD" w:rsidP="002D5637">
      <w:pPr>
        <w:pStyle w:val="HTMLPreformatted"/>
        <w:spacing w:after="150"/>
        <w:textAlignment w:val="baseline"/>
        <w:rPr>
          <w:rFonts w:ascii="Times New Roman" w:hAnsi="Times New Roman" w:cs="Times New Roman"/>
          <w:sz w:val="28"/>
          <w:szCs w:val="28"/>
        </w:rPr>
      </w:pPr>
      <w:r w:rsidRPr="0054070A">
        <w:rPr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        </w:t>
      </w:r>
      <w:r w:rsidRPr="0054070A">
        <w:rPr>
          <w:rFonts w:ascii="Times New Roman" w:hAnsi="Times New Roman" w:cs="Times New Roman"/>
          <w:b/>
          <w:bCs/>
          <w:sz w:val="28"/>
          <w:szCs w:val="28"/>
        </w:rPr>
        <w:t>Syntax:-</w:t>
      </w:r>
      <w:r w:rsidRPr="0054070A">
        <w:rPr>
          <w:rFonts w:ascii="Times New Roman" w:hAnsi="Times New Roman" w:cs="Times New Roman"/>
          <w:sz w:val="28"/>
          <w:szCs w:val="28"/>
        </w:rPr>
        <w:t xml:space="preserve"> </w:t>
      </w:r>
      <w:r w:rsidR="002D5637" w:rsidRPr="0054070A">
        <w:rPr>
          <w:rFonts w:ascii="Times New Roman" w:hAnsi="Times New Roman" w:cs="Times New Roman"/>
          <w:sz w:val="28"/>
          <w:szCs w:val="28"/>
        </w:rPr>
        <w:t xml:space="preserve"> &amp;</w:t>
      </w:r>
      <w:proofErr w:type="spellStart"/>
      <w:r w:rsidR="002D5637" w:rsidRPr="0054070A">
        <w:rPr>
          <w:rFonts w:ascii="Times New Roman" w:hAnsi="Times New Roman" w:cs="Times New Roman"/>
          <w:sz w:val="28"/>
          <w:szCs w:val="28"/>
        </w:rPr>
        <w:t>entity_name</w:t>
      </w:r>
      <w:proofErr w:type="spellEnd"/>
      <w:r w:rsidR="002D5637" w:rsidRPr="0054070A">
        <w:rPr>
          <w:rFonts w:ascii="Times New Roman" w:hAnsi="Times New Roman" w:cs="Times New Roman"/>
          <w:sz w:val="28"/>
          <w:szCs w:val="28"/>
        </w:rPr>
        <w:t>; or &amp;#</w:t>
      </w:r>
      <w:proofErr w:type="spellStart"/>
      <w:r w:rsidR="002D5637" w:rsidRPr="0054070A">
        <w:rPr>
          <w:rFonts w:ascii="Times New Roman" w:hAnsi="Times New Roman" w:cs="Times New Roman"/>
          <w:sz w:val="28"/>
          <w:szCs w:val="28"/>
        </w:rPr>
        <w:t>entity_number</w:t>
      </w:r>
      <w:proofErr w:type="spellEnd"/>
      <w:r w:rsidR="002D5637" w:rsidRPr="0054070A">
        <w:rPr>
          <w:rFonts w:ascii="Times New Roman" w:hAnsi="Times New Roman" w:cs="Times New Roman"/>
          <w:sz w:val="28"/>
          <w:szCs w:val="28"/>
        </w:rPr>
        <w:t>;</w:t>
      </w:r>
    </w:p>
    <w:p w14:paraId="0E18DAF8" w14:textId="77777777" w:rsidR="0054070A" w:rsidRPr="0054070A" w:rsidRDefault="0054070A" w:rsidP="002D5637">
      <w:pPr>
        <w:pStyle w:val="HTMLPreformatted"/>
        <w:spacing w:after="150"/>
        <w:textAlignment w:val="baseline"/>
        <w:rPr>
          <w:rFonts w:ascii="Times New Roman" w:hAnsi="Times New Roman" w:cs="Times New Roman"/>
          <w:sz w:val="28"/>
          <w:szCs w:val="28"/>
        </w:rPr>
      </w:pPr>
      <w:r w:rsidRPr="0054070A">
        <w:rPr>
          <w:rFonts w:ascii="Times New Roman" w:hAnsi="Times New Roman" w:cs="Times New Roman"/>
          <w:sz w:val="28"/>
          <w:szCs w:val="28"/>
        </w:rPr>
        <w:t xml:space="preserve">       </w:t>
      </w:r>
      <w:r w:rsidR="009D2C47" w:rsidRPr="0054070A">
        <w:rPr>
          <w:rFonts w:ascii="Times New Roman" w:hAnsi="Times New Roman" w:cs="Times New Roman"/>
          <w:sz w:val="28"/>
          <w:szCs w:val="28"/>
        </w:rPr>
        <w:t xml:space="preserve"> Some useful symbols with their Entity name and Entity Numbers are listed  </w:t>
      </w:r>
      <w:r w:rsidRPr="0054070A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A006496" w14:textId="3326014B" w:rsidR="009D2C47" w:rsidRPr="0054070A" w:rsidRDefault="0054070A" w:rsidP="002D5637">
      <w:pPr>
        <w:pStyle w:val="HTMLPreformatted"/>
        <w:spacing w:after="150"/>
        <w:textAlignment w:val="baseline"/>
        <w:rPr>
          <w:rFonts w:ascii="Times New Roman" w:hAnsi="Times New Roman" w:cs="Times New Roman"/>
          <w:sz w:val="28"/>
          <w:szCs w:val="28"/>
        </w:rPr>
      </w:pPr>
      <w:r w:rsidRPr="0054070A">
        <w:rPr>
          <w:rFonts w:ascii="Times New Roman" w:hAnsi="Times New Roman" w:cs="Times New Roman"/>
          <w:sz w:val="28"/>
          <w:szCs w:val="28"/>
        </w:rPr>
        <w:t xml:space="preserve">         </w:t>
      </w:r>
      <w:r w:rsidR="009D2C47" w:rsidRPr="0054070A">
        <w:rPr>
          <w:rFonts w:ascii="Times New Roman" w:hAnsi="Times New Roman" w:cs="Times New Roman"/>
          <w:sz w:val="28"/>
          <w:szCs w:val="28"/>
        </w:rPr>
        <w:t xml:space="preserve">below: </w:t>
      </w:r>
    </w:p>
    <w:p w14:paraId="3E520963" w14:textId="77777777" w:rsidR="00D429D8" w:rsidRDefault="00D429D8" w:rsidP="002D5637">
      <w:pPr>
        <w:pStyle w:val="HTMLPreformatted"/>
        <w:spacing w:after="150"/>
        <w:textAlignment w:val="baseline"/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8"/>
        <w:gridCol w:w="3993"/>
        <w:gridCol w:w="1604"/>
        <w:gridCol w:w="1883"/>
      </w:tblGrid>
      <w:tr w:rsidR="00D429D8" w14:paraId="76B8E430" w14:textId="77777777" w:rsidTr="00D429D8">
        <w:trPr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116ECD78" w14:textId="77777777" w:rsidR="00D429D8" w:rsidRDefault="00D429D8">
            <w:pPr>
              <w:pStyle w:val="Heading4"/>
              <w:spacing w:before="0"/>
              <w:jc w:val="center"/>
              <w:textAlignment w:val="baseline"/>
              <w:rPr>
                <w:rFonts w:ascii="Nunito" w:hAnsi="Nunito"/>
                <w:color w:val="273239"/>
                <w:spacing w:val="2"/>
              </w:rPr>
            </w:pPr>
            <w:r>
              <w:rPr>
                <w:rFonts w:ascii="Nunito" w:hAnsi="Nunito"/>
                <w:color w:val="273239"/>
                <w:spacing w:val="2"/>
              </w:rPr>
              <w:t>Notation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2CD33FB" w14:textId="77777777" w:rsidR="00D429D8" w:rsidRDefault="00D429D8">
            <w:pPr>
              <w:pStyle w:val="Heading4"/>
              <w:spacing w:before="0"/>
              <w:jc w:val="center"/>
              <w:textAlignment w:val="baseline"/>
              <w:rPr>
                <w:rFonts w:ascii="Nunito" w:hAnsi="Nunito"/>
                <w:color w:val="273239"/>
                <w:spacing w:val="2"/>
              </w:rPr>
            </w:pPr>
            <w:r>
              <w:rPr>
                <w:rFonts w:ascii="Nunito" w:hAnsi="Nunito"/>
                <w:color w:val="273239"/>
                <w:spacing w:val="2"/>
              </w:rPr>
              <w:t>Symbols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755017A5" w14:textId="77777777" w:rsidR="00D429D8" w:rsidRDefault="00D429D8">
            <w:pPr>
              <w:pStyle w:val="Heading4"/>
              <w:spacing w:before="0"/>
              <w:jc w:val="center"/>
              <w:textAlignment w:val="baseline"/>
              <w:rPr>
                <w:rFonts w:ascii="Nunito" w:hAnsi="Nunito"/>
                <w:color w:val="273239"/>
                <w:spacing w:val="2"/>
              </w:rPr>
            </w:pPr>
            <w:r>
              <w:rPr>
                <w:rFonts w:ascii="Nunito" w:hAnsi="Nunito"/>
                <w:color w:val="273239"/>
                <w:spacing w:val="2"/>
              </w:rPr>
              <w:t>Entity name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CA811A0" w14:textId="77777777" w:rsidR="00D429D8" w:rsidRDefault="00D429D8">
            <w:pPr>
              <w:pStyle w:val="Heading4"/>
              <w:spacing w:before="0"/>
              <w:jc w:val="center"/>
              <w:textAlignment w:val="baseline"/>
              <w:rPr>
                <w:rFonts w:ascii="Nunito" w:hAnsi="Nunito"/>
                <w:color w:val="273239"/>
                <w:spacing w:val="2"/>
              </w:rPr>
            </w:pPr>
            <w:r>
              <w:rPr>
                <w:rFonts w:ascii="Nunito" w:hAnsi="Nunito"/>
                <w:color w:val="273239"/>
                <w:spacing w:val="2"/>
              </w:rPr>
              <w:t>Entity Number</w:t>
            </w:r>
          </w:p>
        </w:tc>
      </w:tr>
      <w:tr w:rsidR="00D429D8" w14:paraId="6F6D8201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E170711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 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476D3F1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non-breaking space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DADAA4E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</w:t>
            </w:r>
            <w:proofErr w:type="spellStart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nbsp</w:t>
            </w:r>
            <w:proofErr w:type="spellEnd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A6B3F70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 </w:t>
            </w:r>
          </w:p>
        </w:tc>
      </w:tr>
      <w:tr w:rsidR="00D429D8" w14:paraId="3517BE96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72143CB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&lt;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2329E16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less than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AE77594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</w:t>
            </w:r>
            <w:proofErr w:type="spellStart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lt</w:t>
            </w:r>
            <w:proofErr w:type="spellEnd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C968275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&lt;</w:t>
            </w:r>
          </w:p>
        </w:tc>
      </w:tr>
      <w:tr w:rsidR="00D429D8" w14:paraId="11F29680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AF75289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®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D264E01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registered trademark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18B3622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&amp;reg;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4A891EA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®</w:t>
            </w:r>
          </w:p>
        </w:tc>
      </w:tr>
      <w:tr w:rsidR="00D429D8" w14:paraId="59C33095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28473D5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©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E5C8938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copyright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F091730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&amp;copy;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ACB7138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©</w:t>
            </w:r>
          </w:p>
        </w:tc>
      </w:tr>
      <w:tr w:rsidR="00D429D8" w14:paraId="05824BBC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02BA9A8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€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6187098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euro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2A43389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&amp;euro;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059F114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€</w:t>
            </w:r>
          </w:p>
        </w:tc>
      </w:tr>
      <w:tr w:rsidR="00D429D8" w14:paraId="5D14D1D3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2A01900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¥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2EC0D90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yen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4D10AD4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&amp;yen;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29945BA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¥</w:t>
            </w:r>
          </w:p>
        </w:tc>
      </w:tr>
      <w:tr w:rsidR="00D429D8" w14:paraId="0D9CCC53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2C28304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£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B28F17D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pound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CC53BBA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&amp;pound;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5912DF4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£</w:t>
            </w:r>
          </w:p>
        </w:tc>
      </w:tr>
      <w:tr w:rsidR="00D429D8" w14:paraId="0EC818EA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3574818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¢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675A68C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cent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A831CED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&amp;cent;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2F9A8A9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¢</w:t>
            </w:r>
          </w:p>
        </w:tc>
      </w:tr>
      <w:tr w:rsidR="00D429D8" w14:paraId="179682EB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D70815B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“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01F4A50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double quotation mark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B72B920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</w:t>
            </w:r>
            <w:proofErr w:type="spellStart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quot</w:t>
            </w:r>
            <w:proofErr w:type="spellEnd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B34E733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“</w:t>
            </w:r>
          </w:p>
        </w:tc>
      </w:tr>
      <w:tr w:rsidR="00D429D8" w14:paraId="1517A821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42940B9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DA4BA65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ampersand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38F8F94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&amp;amp;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5840744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</w:t>
            </w:r>
          </w:p>
        </w:tc>
      </w:tr>
      <w:tr w:rsidR="00D429D8" w14:paraId="488E4B7C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799A718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&gt;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CAC2AE5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greater than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3F6719A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</w:t>
            </w:r>
            <w:proofErr w:type="spellStart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gt</w:t>
            </w:r>
            <w:proofErr w:type="spellEnd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070F5B1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&gt;</w:t>
            </w:r>
          </w:p>
        </w:tc>
      </w:tr>
      <w:tr w:rsidR="00D429D8" w14:paraId="0788CB60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5F2B921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∂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BB4DBBE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PARTIAL DIFFERENTIAL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45EB6B5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&amp;part;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093F773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∂</w:t>
            </w:r>
          </w:p>
        </w:tc>
      </w:tr>
      <w:tr w:rsidR="00D429D8" w14:paraId="6DA6D3D3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5EED820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Cambria Math" w:hAnsi="Cambria Math" w:cs="Cambria Math"/>
                <w:color w:val="273239"/>
                <w:spacing w:val="2"/>
                <w:sz w:val="25"/>
                <w:szCs w:val="25"/>
              </w:rPr>
              <w:t>∃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6E60A95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THERE EXISTS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230D07E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&amp;exist;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5BB4DDC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Cambria Math" w:hAnsi="Cambria Math" w:cs="Cambria Math"/>
                <w:color w:val="273239"/>
                <w:spacing w:val="2"/>
                <w:sz w:val="25"/>
                <w:szCs w:val="25"/>
              </w:rPr>
              <w:t>∃</w:t>
            </w:r>
          </w:p>
        </w:tc>
      </w:tr>
      <w:tr w:rsidR="00D429D8" w14:paraId="6CD8CF69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4193CDD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∅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740C3D3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EMPTY SETS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AA551D1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&amp;empty;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340826F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∅</w:t>
            </w:r>
          </w:p>
        </w:tc>
      </w:tr>
      <w:tr w:rsidR="00D429D8" w14:paraId="1439D590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499EF59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Cambria Math" w:hAnsi="Cambria Math" w:cs="Cambria Math"/>
                <w:color w:val="273239"/>
                <w:spacing w:val="2"/>
                <w:sz w:val="25"/>
                <w:szCs w:val="25"/>
              </w:rPr>
              <w:lastRenderedPageBreak/>
              <w:t>∇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07FFB14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NABLA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8D00EA0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</w:t>
            </w:r>
            <w:proofErr w:type="spellStart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nabla</w:t>
            </w:r>
            <w:proofErr w:type="spellEnd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0CDDA3B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Cambria Math" w:hAnsi="Cambria Math" w:cs="Cambria Math"/>
                <w:color w:val="273239"/>
                <w:spacing w:val="2"/>
                <w:sz w:val="25"/>
                <w:szCs w:val="25"/>
              </w:rPr>
              <w:t>∇</w:t>
            </w:r>
          </w:p>
        </w:tc>
      </w:tr>
      <w:tr w:rsidR="00D429D8" w14:paraId="1854F0EF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9C2BDC6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Cambria Math" w:hAnsi="Cambria Math" w:cs="Cambria Math"/>
                <w:color w:val="273239"/>
                <w:spacing w:val="2"/>
                <w:sz w:val="25"/>
                <w:szCs w:val="25"/>
              </w:rPr>
              <w:t>∈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EF6FAD9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ELEMENT OF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40206DD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</w:t>
            </w:r>
            <w:proofErr w:type="spellStart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isin</w:t>
            </w:r>
            <w:proofErr w:type="spellEnd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CCE1052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Cambria Math" w:hAnsi="Cambria Math" w:cs="Cambria Math"/>
                <w:color w:val="273239"/>
                <w:spacing w:val="2"/>
                <w:sz w:val="25"/>
                <w:szCs w:val="25"/>
              </w:rPr>
              <w:t>∈</w:t>
            </w:r>
          </w:p>
        </w:tc>
      </w:tr>
      <w:tr w:rsidR="00D429D8" w14:paraId="10F8546D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DABBDD2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Cambria Math" w:hAnsi="Cambria Math" w:cs="Cambria Math"/>
                <w:color w:val="273239"/>
                <w:spacing w:val="2"/>
                <w:sz w:val="25"/>
                <w:szCs w:val="25"/>
              </w:rPr>
              <w:t>∉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09DCF39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NOT AN ELEMENT OF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1237E73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</w:t>
            </w:r>
            <w:proofErr w:type="spellStart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notin</w:t>
            </w:r>
            <w:proofErr w:type="spellEnd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9B6B2DC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Cambria Math" w:hAnsi="Cambria Math" w:cs="Cambria Math"/>
                <w:color w:val="273239"/>
                <w:spacing w:val="2"/>
                <w:sz w:val="25"/>
                <w:szCs w:val="25"/>
              </w:rPr>
              <w:t>∉</w:t>
            </w:r>
          </w:p>
        </w:tc>
      </w:tr>
      <w:tr w:rsidR="00D429D8" w14:paraId="361C86A7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1CB9D69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+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B628762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PLUS SIGN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DF083F5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&amp;plus;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F03212C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+</w:t>
            </w:r>
          </w:p>
        </w:tc>
      </w:tr>
      <w:tr w:rsidR="00D429D8" w14:paraId="332375F6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F667D45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∏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9E0C0A5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N-ARY PRODUCT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E4B4817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&amp;prod;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9198582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∏</w:t>
            </w:r>
          </w:p>
        </w:tc>
      </w:tr>
      <w:tr w:rsidR="00D429D8" w14:paraId="71B4AE91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2713EDF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∑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D85EF6A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N-ARY SUMMATION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63E9FD5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&amp;sum;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B867EA0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∑</w:t>
            </w:r>
          </w:p>
        </w:tc>
      </w:tr>
      <w:tr w:rsidR="00D429D8" w14:paraId="75E9C0E2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B99E6FD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Cambria" w:hAnsi="Cambria" w:cs="Cambria"/>
                <w:color w:val="273239"/>
                <w:spacing w:val="2"/>
                <w:sz w:val="25"/>
                <w:szCs w:val="25"/>
              </w:rPr>
              <w:t>Α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A3F4A8F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Alpha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91C10D7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&amp;Alpha;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4BEC720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Cambria" w:hAnsi="Cambria" w:cs="Cambria"/>
                <w:color w:val="273239"/>
                <w:spacing w:val="2"/>
                <w:sz w:val="25"/>
                <w:szCs w:val="25"/>
              </w:rPr>
              <w:t>Α</w:t>
            </w:r>
          </w:p>
        </w:tc>
      </w:tr>
      <w:tr w:rsidR="00D429D8" w14:paraId="690D51DC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3998907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Cambria" w:hAnsi="Cambria" w:cs="Cambria"/>
                <w:color w:val="273239"/>
                <w:spacing w:val="2"/>
                <w:sz w:val="25"/>
                <w:szCs w:val="25"/>
              </w:rPr>
              <w:t>Β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42A8CCF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Beta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F68D509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&amp;Beta;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3C1B36D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Cambria" w:hAnsi="Cambria" w:cs="Cambria"/>
                <w:color w:val="273239"/>
                <w:spacing w:val="2"/>
                <w:sz w:val="25"/>
                <w:szCs w:val="25"/>
              </w:rPr>
              <w:t>Β</w:t>
            </w:r>
          </w:p>
        </w:tc>
      </w:tr>
      <w:tr w:rsidR="00D429D8" w14:paraId="4B8619F8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F0A491A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Cambria" w:hAnsi="Cambria" w:cs="Cambria"/>
                <w:color w:val="273239"/>
                <w:spacing w:val="2"/>
                <w:sz w:val="25"/>
                <w:szCs w:val="25"/>
              </w:rPr>
              <w:t>Γ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8A33EAB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Gamma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9A7DFE3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&amp;Gamma;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8450964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Cambria" w:hAnsi="Cambria" w:cs="Cambria"/>
                <w:color w:val="273239"/>
                <w:spacing w:val="2"/>
                <w:sz w:val="25"/>
                <w:szCs w:val="25"/>
              </w:rPr>
              <w:t>Γ</w:t>
            </w:r>
          </w:p>
        </w:tc>
      </w:tr>
      <w:tr w:rsidR="00D429D8" w14:paraId="0E92EB34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29F145C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Δ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BDD0262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delta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8B15845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&amp;Delta;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69433C5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Δ</w:t>
            </w:r>
          </w:p>
        </w:tc>
      </w:tr>
      <w:tr w:rsidR="00D429D8" w14:paraId="58D05D5F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555ED2D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Cambria" w:hAnsi="Cambria" w:cs="Cambria"/>
                <w:color w:val="273239"/>
                <w:spacing w:val="2"/>
                <w:sz w:val="25"/>
                <w:szCs w:val="25"/>
              </w:rPr>
              <w:t>Ε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C78B588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Epsilon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DD9089B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&amp;Epsilon;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A2C1939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Cambria" w:hAnsi="Cambria" w:cs="Cambria"/>
                <w:color w:val="273239"/>
                <w:spacing w:val="2"/>
                <w:sz w:val="25"/>
                <w:szCs w:val="25"/>
              </w:rPr>
              <w:t>Ε</w:t>
            </w:r>
          </w:p>
        </w:tc>
      </w:tr>
      <w:tr w:rsidR="00D429D8" w14:paraId="029506CC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C9AF228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Cambria" w:hAnsi="Cambria" w:cs="Cambria"/>
                <w:color w:val="273239"/>
                <w:spacing w:val="2"/>
                <w:sz w:val="25"/>
                <w:szCs w:val="25"/>
              </w:rPr>
              <w:t>Ζ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F48D0E7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Zeta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7832F18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&amp;Zeta;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EB28B40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Cambria" w:hAnsi="Cambria" w:cs="Cambria"/>
                <w:color w:val="273239"/>
                <w:spacing w:val="2"/>
                <w:sz w:val="25"/>
                <w:szCs w:val="25"/>
              </w:rPr>
              <w:t>Ζ</w:t>
            </w:r>
          </w:p>
        </w:tc>
      </w:tr>
      <w:tr w:rsidR="00D429D8" w14:paraId="17B10B20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A326CD8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Apple Color Emoji" w:hAnsi="Apple Color Emoji" w:cs="Apple Color Emoji"/>
                <w:color w:val="273239"/>
                <w:spacing w:val="2"/>
                <w:sz w:val="25"/>
                <w:szCs w:val="25"/>
              </w:rPr>
              <w:t>♥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B865ECE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BLACK HEART SUIT = valentine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CEFE87E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&amp;hearts;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AB6F3BA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Apple Color Emoji" w:hAnsi="Apple Color Emoji" w:cs="Apple Color Emoji"/>
                <w:color w:val="273239"/>
                <w:spacing w:val="2"/>
                <w:sz w:val="25"/>
                <w:szCs w:val="25"/>
              </w:rPr>
              <w:t>♥</w:t>
            </w:r>
          </w:p>
        </w:tc>
      </w:tr>
      <w:tr w:rsidR="00D429D8" w14:paraId="2A03D1D6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E049B52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Apple Color Emoji" w:hAnsi="Apple Color Emoji" w:cs="Apple Color Emoji"/>
                <w:color w:val="273239"/>
                <w:spacing w:val="2"/>
                <w:sz w:val="25"/>
                <w:szCs w:val="25"/>
              </w:rPr>
              <w:t>♣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1C78AAF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BLACK CLUB SUIT = shamrock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F2012A6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&amp;clubs;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C78312F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Apple Color Emoji" w:hAnsi="Apple Color Emoji" w:cs="Apple Color Emoji"/>
                <w:color w:val="273239"/>
                <w:spacing w:val="2"/>
                <w:sz w:val="25"/>
                <w:szCs w:val="25"/>
              </w:rPr>
              <w:t>♣</w:t>
            </w:r>
          </w:p>
        </w:tc>
      </w:tr>
      <w:tr w:rsidR="00D429D8" w14:paraId="5147B026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F95B8A9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Apple Color Emoji" w:hAnsi="Apple Color Emoji" w:cs="Apple Color Emoji"/>
                <w:color w:val="273239"/>
                <w:spacing w:val="2"/>
                <w:sz w:val="25"/>
                <w:szCs w:val="25"/>
              </w:rPr>
              <w:t>♠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DDA14E4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BLACK SPADE SUIT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2606571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&amp;spades;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7206822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Apple Color Emoji" w:hAnsi="Apple Color Emoji" w:cs="Apple Color Emoji"/>
                <w:color w:val="273239"/>
                <w:spacing w:val="2"/>
                <w:sz w:val="25"/>
                <w:szCs w:val="25"/>
              </w:rPr>
              <w:t>♠</w:t>
            </w:r>
          </w:p>
        </w:tc>
      </w:tr>
      <w:tr w:rsidR="00D429D8" w14:paraId="62464AFA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63D8CCD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color w:val="273239"/>
                <w:spacing w:val="2"/>
                <w:sz w:val="25"/>
                <w:szCs w:val="25"/>
              </w:rPr>
              <w:t>↓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24F7CFF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DOWNWARDS ARROW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E7B2B62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</w:t>
            </w:r>
            <w:proofErr w:type="spellStart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darr</w:t>
            </w:r>
            <w:proofErr w:type="spellEnd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63C4C41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color w:val="273239"/>
                <w:spacing w:val="2"/>
                <w:sz w:val="25"/>
                <w:szCs w:val="25"/>
              </w:rPr>
              <w:t>↓</w:t>
            </w:r>
          </w:p>
        </w:tc>
      </w:tr>
      <w:tr w:rsidR="00D429D8" w14:paraId="2068D818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DB75234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color w:val="273239"/>
                <w:spacing w:val="2"/>
                <w:sz w:val="25"/>
                <w:szCs w:val="25"/>
              </w:rPr>
              <w:t>→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CD9789F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RIGHTWARDS ARROW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DF53C88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</w:t>
            </w:r>
            <w:proofErr w:type="spellStart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rarr</w:t>
            </w:r>
            <w:proofErr w:type="spellEnd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4202644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color w:val="273239"/>
                <w:spacing w:val="2"/>
                <w:sz w:val="25"/>
                <w:szCs w:val="25"/>
              </w:rPr>
              <w:t>→</w:t>
            </w:r>
          </w:p>
        </w:tc>
      </w:tr>
      <w:tr w:rsidR="00D429D8" w14:paraId="12CD5A25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136DEF1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color w:val="273239"/>
                <w:spacing w:val="2"/>
                <w:sz w:val="25"/>
                <w:szCs w:val="25"/>
              </w:rPr>
              <w:lastRenderedPageBreak/>
              <w:t>↑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113B5AA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UPWARDS ARROW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C2D2D2C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</w:t>
            </w:r>
            <w:proofErr w:type="spellStart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uarr</w:t>
            </w:r>
            <w:proofErr w:type="spellEnd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C2AD8D5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color w:val="273239"/>
                <w:spacing w:val="2"/>
                <w:sz w:val="25"/>
                <w:szCs w:val="25"/>
              </w:rPr>
              <w:t>↑</w:t>
            </w:r>
          </w:p>
        </w:tc>
      </w:tr>
      <w:tr w:rsidR="00D429D8" w14:paraId="03347B1C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B07ED2B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color w:val="273239"/>
                <w:spacing w:val="2"/>
                <w:sz w:val="25"/>
                <w:szCs w:val="25"/>
              </w:rPr>
              <w:t>←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A227F83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LEFTWARDS ARROW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88285DB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</w:t>
            </w:r>
            <w:proofErr w:type="spellStart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larr</w:t>
            </w:r>
            <w:proofErr w:type="spellEnd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255DE0E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color w:val="273239"/>
                <w:spacing w:val="2"/>
                <w:sz w:val="25"/>
                <w:szCs w:val="25"/>
              </w:rPr>
              <w:t>←</w:t>
            </w:r>
          </w:p>
        </w:tc>
      </w:tr>
      <w:tr w:rsidR="00D429D8" w14:paraId="42E96BF5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F63813F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™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761F779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TRADEMARK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45FC689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&amp;trade;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95026B2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™</w:t>
            </w:r>
          </w:p>
        </w:tc>
      </w:tr>
      <w:tr w:rsidR="00D429D8" w14:paraId="5F23BA25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FDF620F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Apple Color Emoji" w:hAnsi="Apple Color Emoji" w:cs="Apple Color Emoji"/>
                <w:color w:val="273239"/>
                <w:spacing w:val="2"/>
                <w:sz w:val="25"/>
                <w:szCs w:val="25"/>
              </w:rPr>
              <w:t>♦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7C19AF1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BLACK DIAMOND SUIT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961B996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Apple Color Emoji" w:hAnsi="Apple Color Emoji" w:cs="Apple Color Emoji"/>
                <w:color w:val="273239"/>
                <w:spacing w:val="2"/>
                <w:sz w:val="25"/>
                <w:szCs w:val="25"/>
              </w:rPr>
              <w:t>♦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5198583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Apple Color Emoji" w:hAnsi="Apple Color Emoji" w:cs="Apple Color Emoji"/>
                <w:color w:val="273239"/>
                <w:spacing w:val="2"/>
                <w:sz w:val="25"/>
                <w:szCs w:val="25"/>
              </w:rPr>
              <w:t>♦</w:t>
            </w:r>
          </w:p>
        </w:tc>
      </w:tr>
      <w:tr w:rsidR="00D429D8" w14:paraId="0933A390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8A9092F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°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7D257EC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degree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B83B85A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</w:t>
            </w:r>
            <w:proofErr w:type="spellStart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deg</w:t>
            </w:r>
            <w:proofErr w:type="spellEnd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7441056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°</w:t>
            </w:r>
          </w:p>
        </w:tc>
      </w:tr>
      <w:tr w:rsidR="00D429D8" w14:paraId="556E3CBF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D168995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∞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4A8CA70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infinity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A6ACBBB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</w:t>
            </w:r>
            <w:proofErr w:type="spellStart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infin</w:t>
            </w:r>
            <w:proofErr w:type="spellEnd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E16A2BE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∞</w:t>
            </w:r>
          </w:p>
        </w:tc>
      </w:tr>
      <w:tr w:rsidR="00D429D8" w14:paraId="6EEAFDFA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11D508B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‰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CA7A036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per-</w:t>
            </w:r>
            <w:proofErr w:type="spellStart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mille</w:t>
            </w:r>
            <w:proofErr w:type="spellEnd"/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5BA2EE8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</w:t>
            </w:r>
            <w:proofErr w:type="spellStart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permil</w:t>
            </w:r>
            <w:proofErr w:type="spellEnd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2A63FD0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‰</w:t>
            </w:r>
          </w:p>
        </w:tc>
      </w:tr>
      <w:tr w:rsidR="00D429D8" w14:paraId="297B2CFD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81E63EB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Cambria Math" w:hAnsi="Cambria Math" w:cs="Cambria Math"/>
                <w:color w:val="273239"/>
                <w:spacing w:val="2"/>
                <w:sz w:val="25"/>
                <w:szCs w:val="25"/>
              </w:rPr>
              <w:t>⋅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0EC1133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dot operator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B5CC1C6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</w:t>
            </w:r>
            <w:proofErr w:type="spellStart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sdot</w:t>
            </w:r>
            <w:proofErr w:type="spellEnd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0828028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Cambria Math" w:hAnsi="Cambria Math" w:cs="Cambria Math"/>
                <w:color w:val="273239"/>
                <w:spacing w:val="2"/>
                <w:sz w:val="25"/>
                <w:szCs w:val="25"/>
              </w:rPr>
              <w:t>⋅</w:t>
            </w:r>
          </w:p>
        </w:tc>
      </w:tr>
      <w:tr w:rsidR="00D429D8" w14:paraId="3B208232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579B110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±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88A9F45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plus-minus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90D043D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</w:t>
            </w:r>
            <w:proofErr w:type="spellStart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plusmn</w:t>
            </w:r>
            <w:proofErr w:type="spellEnd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36880C2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±</w:t>
            </w:r>
          </w:p>
        </w:tc>
      </w:tr>
      <w:tr w:rsidR="00D429D8" w14:paraId="2E9E08AD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92F8B55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†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0012D8B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proofErr w:type="spellStart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hermitian</w:t>
            </w:r>
            <w:proofErr w:type="spellEnd"/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83D1C64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</w:t>
            </w:r>
            <w:proofErr w:type="spellStart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hercon</w:t>
            </w:r>
            <w:proofErr w:type="spellEnd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B76FB93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Cambria Math" w:hAnsi="Cambria Math" w:cs="Cambria Math"/>
                <w:color w:val="273239"/>
                <w:spacing w:val="2"/>
                <w:sz w:val="25"/>
                <w:szCs w:val="25"/>
              </w:rPr>
              <w:t>⊹</w:t>
            </w:r>
          </w:p>
        </w:tc>
      </w:tr>
      <w:tr w:rsidR="00D429D8" w14:paraId="516D00B9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FBF9941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–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4674C98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minus sign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9F25855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&amp;minus;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1338B20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−</w:t>
            </w:r>
          </w:p>
        </w:tc>
      </w:tr>
      <w:tr w:rsidR="00D429D8" w14:paraId="7F8570CC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DC19897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¬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707BB76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–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EAF7935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&amp;not;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CC9A9D7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¬</w:t>
            </w:r>
          </w:p>
        </w:tc>
      </w:tr>
      <w:tr w:rsidR="00D429D8" w14:paraId="08FF5CCB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D453E31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%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46FAFD9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percent sign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BB9EDB3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&amp;percent;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6E0CC02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%</w:t>
            </w:r>
          </w:p>
        </w:tc>
      </w:tr>
      <w:tr w:rsidR="00D429D8" w14:paraId="31EC8A80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7979915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f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DD8A375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Function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B037767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</w:t>
            </w:r>
            <w:proofErr w:type="spellStart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fnof</w:t>
            </w:r>
            <w:proofErr w:type="spellEnd"/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F087139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ƒ</w:t>
            </w:r>
          </w:p>
        </w:tc>
      </w:tr>
      <w:tr w:rsidR="00D429D8" w14:paraId="1ED3CB68" w14:textId="77777777" w:rsidTr="00D429D8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A8A0E77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Cambria Math" w:hAnsi="Cambria Math" w:cs="Cambria Math"/>
                <w:color w:val="273239"/>
                <w:spacing w:val="2"/>
                <w:sz w:val="25"/>
                <w:szCs w:val="25"/>
              </w:rPr>
              <w:t>∥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D59CD62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parallel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92926DA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Nunito" w:hAnsi="Nunito"/>
                <w:color w:val="273239"/>
                <w:spacing w:val="2"/>
                <w:sz w:val="25"/>
                <w:szCs w:val="25"/>
              </w:rPr>
              <w:t>&amp;parallel;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AC47BF2" w14:textId="77777777" w:rsidR="00D429D8" w:rsidRDefault="00D429D8">
            <w:pPr>
              <w:rPr>
                <w:rFonts w:ascii="Nunito" w:hAnsi="Nunito"/>
                <w:color w:val="273239"/>
                <w:spacing w:val="2"/>
                <w:sz w:val="25"/>
                <w:szCs w:val="25"/>
              </w:rPr>
            </w:pPr>
            <w:r>
              <w:rPr>
                <w:rFonts w:ascii="Cambria Math" w:hAnsi="Cambria Math" w:cs="Cambria Math"/>
                <w:color w:val="273239"/>
                <w:spacing w:val="2"/>
                <w:sz w:val="25"/>
                <w:szCs w:val="25"/>
              </w:rPr>
              <w:t>∥</w:t>
            </w:r>
          </w:p>
        </w:tc>
      </w:tr>
    </w:tbl>
    <w:p w14:paraId="4311F93D" w14:textId="77777777" w:rsidR="00D429D8" w:rsidRPr="002D5637" w:rsidRDefault="00D429D8" w:rsidP="002D5637">
      <w:pPr>
        <w:pStyle w:val="HTMLPreformatted"/>
        <w:spacing w:after="150"/>
        <w:textAlignment w:val="baseline"/>
        <w:rPr>
          <w:rFonts w:ascii="Consolas" w:hAnsi="Consolas" w:cs="Consolas"/>
          <w:color w:val="273239"/>
          <w:spacing w:val="2"/>
          <w:sz w:val="24"/>
          <w:szCs w:val="24"/>
        </w:rPr>
      </w:pPr>
    </w:p>
    <w:p w14:paraId="5D5F14AE" w14:textId="2BC9B5AB" w:rsidR="00F547AD" w:rsidRPr="00725F2B" w:rsidRDefault="00F547AD" w:rsidP="00F450AA">
      <w:pPr>
        <w:rPr>
          <w:rFonts w:asciiTheme="minorHAnsi" w:hAnsiTheme="minorHAnsi" w:cstheme="minorHAnsi"/>
          <w:sz w:val="28"/>
          <w:szCs w:val="28"/>
        </w:rPr>
      </w:pPr>
    </w:p>
    <w:p w14:paraId="400C3787" w14:textId="5FA22B75" w:rsidR="00DC5C4C" w:rsidRPr="009D2C47" w:rsidRDefault="00DC5C4C" w:rsidP="008F2504">
      <w:pPr>
        <w:rPr>
          <w:rFonts w:asciiTheme="minorHAnsi" w:hAnsiTheme="minorHAnsi" w:cstheme="minorHAnsi"/>
          <w:sz w:val="28"/>
          <w:szCs w:val="28"/>
        </w:rPr>
      </w:pPr>
    </w:p>
    <w:p w14:paraId="389C08E9" w14:textId="77777777" w:rsidR="00DC5C4C" w:rsidRPr="009D2C47" w:rsidRDefault="00DC5C4C" w:rsidP="008F2504">
      <w:pPr>
        <w:rPr>
          <w:rFonts w:asciiTheme="minorHAnsi" w:hAnsiTheme="minorHAnsi" w:cstheme="minorHAnsi"/>
          <w:sz w:val="28"/>
          <w:szCs w:val="28"/>
        </w:rPr>
      </w:pPr>
    </w:p>
    <w:p w14:paraId="7C823B1A" w14:textId="77777777" w:rsidR="00E36E50" w:rsidRDefault="00C64744" w:rsidP="008F2504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9D2C47">
        <w:rPr>
          <w:rFonts w:asciiTheme="minorHAnsi" w:hAnsiTheme="minorHAnsi" w:cstheme="minorHAnsi"/>
          <w:b/>
          <w:bCs/>
          <w:sz w:val="28"/>
          <w:szCs w:val="28"/>
        </w:rPr>
        <w:t xml:space="preserve">     </w:t>
      </w:r>
    </w:p>
    <w:p w14:paraId="69606DC1" w14:textId="3B1DACFD" w:rsidR="005F3FD4" w:rsidRPr="00E36E50" w:rsidRDefault="00C64744" w:rsidP="008F2504">
      <w:pPr>
        <w:rPr>
          <w:b/>
          <w:bCs/>
          <w:sz w:val="32"/>
          <w:szCs w:val="32"/>
        </w:rPr>
      </w:pPr>
      <w:r w:rsidRPr="00E36E50">
        <w:rPr>
          <w:b/>
          <w:bCs/>
          <w:sz w:val="32"/>
          <w:szCs w:val="32"/>
        </w:rPr>
        <w:lastRenderedPageBreak/>
        <w:t xml:space="preserve">  Q. What are different types of li</w:t>
      </w:r>
      <w:r w:rsidR="00EB5DE2" w:rsidRPr="00E36E50">
        <w:rPr>
          <w:b/>
          <w:bCs/>
          <w:sz w:val="32"/>
          <w:szCs w:val="32"/>
        </w:rPr>
        <w:t>sts in HTML?</w:t>
      </w:r>
    </w:p>
    <w:p w14:paraId="15142432" w14:textId="77777777" w:rsidR="00D76F9F" w:rsidRPr="009D2C47" w:rsidRDefault="00D76F9F" w:rsidP="00AE288C">
      <w:pPr>
        <w:spacing w:line="240" w:lineRule="atLeast"/>
        <w:rPr>
          <w:rFonts w:asciiTheme="minorHAnsi" w:hAnsiTheme="minorHAnsi" w:cstheme="minorHAnsi"/>
          <w:sz w:val="28"/>
          <w:szCs w:val="28"/>
        </w:rPr>
      </w:pPr>
    </w:p>
    <w:p w14:paraId="2A85D2DA" w14:textId="0E28D83A" w:rsidR="00EB5DE2" w:rsidRPr="00AE288C" w:rsidRDefault="00E36E50" w:rsidP="00AE288C">
      <w:pPr>
        <w:spacing w:line="240" w:lineRule="atLeast"/>
        <w:rPr>
          <w:sz w:val="28"/>
          <w:szCs w:val="28"/>
        </w:rPr>
      </w:pPr>
      <w:r w:rsidRPr="00AE288C">
        <w:rPr>
          <w:sz w:val="28"/>
          <w:szCs w:val="28"/>
        </w:rPr>
        <w:t xml:space="preserve">    -     </w:t>
      </w:r>
      <w:r w:rsidR="00EB5DE2" w:rsidRPr="00AE288C">
        <w:rPr>
          <w:sz w:val="28"/>
          <w:szCs w:val="28"/>
        </w:rPr>
        <w:t>There are three types of lists in HTML.</w:t>
      </w:r>
    </w:p>
    <w:p w14:paraId="607B2547" w14:textId="6292BA26" w:rsidR="00EB5DE2" w:rsidRPr="00AE288C" w:rsidRDefault="00EB5DE2" w:rsidP="00AE288C">
      <w:pPr>
        <w:spacing w:line="240" w:lineRule="atLeast"/>
        <w:rPr>
          <w:sz w:val="28"/>
          <w:szCs w:val="28"/>
        </w:rPr>
      </w:pPr>
      <w:r w:rsidRPr="00AE288C">
        <w:rPr>
          <w:sz w:val="28"/>
          <w:szCs w:val="28"/>
        </w:rPr>
        <w:t xml:space="preserve">    </w:t>
      </w:r>
      <w:r w:rsidR="002A12D1" w:rsidRPr="00AE288C">
        <w:rPr>
          <w:sz w:val="28"/>
          <w:szCs w:val="28"/>
        </w:rPr>
        <w:t xml:space="preserve">       </w:t>
      </w:r>
      <w:r w:rsidR="00E36E50" w:rsidRPr="00AE288C">
        <w:rPr>
          <w:sz w:val="28"/>
          <w:szCs w:val="28"/>
        </w:rPr>
        <w:t xml:space="preserve"> </w:t>
      </w:r>
      <w:r w:rsidRPr="00AE288C">
        <w:rPr>
          <w:sz w:val="28"/>
          <w:szCs w:val="28"/>
        </w:rPr>
        <w:t>1) Oder list</w:t>
      </w:r>
    </w:p>
    <w:p w14:paraId="5C4C8036" w14:textId="26C9E296" w:rsidR="00EB5DE2" w:rsidRPr="00AE288C" w:rsidRDefault="00EB5DE2" w:rsidP="00AE288C">
      <w:pPr>
        <w:spacing w:line="240" w:lineRule="atLeast"/>
        <w:rPr>
          <w:sz w:val="28"/>
          <w:szCs w:val="28"/>
        </w:rPr>
      </w:pPr>
      <w:r w:rsidRPr="00AE288C">
        <w:rPr>
          <w:sz w:val="28"/>
          <w:szCs w:val="28"/>
        </w:rPr>
        <w:t xml:space="preserve">        </w:t>
      </w:r>
      <w:r w:rsidR="002A12D1" w:rsidRPr="00AE288C">
        <w:rPr>
          <w:sz w:val="28"/>
          <w:szCs w:val="28"/>
        </w:rPr>
        <w:t xml:space="preserve">    </w:t>
      </w:r>
      <w:r w:rsidRPr="00AE288C">
        <w:rPr>
          <w:sz w:val="28"/>
          <w:szCs w:val="28"/>
        </w:rPr>
        <w:t>2) Unorder list</w:t>
      </w:r>
    </w:p>
    <w:p w14:paraId="7311852A" w14:textId="67D4A5E3" w:rsidR="00EB5DE2" w:rsidRPr="00AE288C" w:rsidRDefault="00EB5DE2" w:rsidP="00AE288C">
      <w:pPr>
        <w:spacing w:line="240" w:lineRule="atLeast"/>
        <w:rPr>
          <w:sz w:val="28"/>
          <w:szCs w:val="28"/>
        </w:rPr>
      </w:pPr>
      <w:r w:rsidRPr="00AE288C">
        <w:rPr>
          <w:sz w:val="28"/>
          <w:szCs w:val="28"/>
        </w:rPr>
        <w:t xml:space="preserve">        </w:t>
      </w:r>
      <w:r w:rsidR="002A12D1" w:rsidRPr="00AE288C">
        <w:rPr>
          <w:sz w:val="28"/>
          <w:szCs w:val="28"/>
        </w:rPr>
        <w:t xml:space="preserve">    </w:t>
      </w:r>
      <w:r w:rsidRPr="00AE288C">
        <w:rPr>
          <w:sz w:val="28"/>
          <w:szCs w:val="28"/>
        </w:rPr>
        <w:t xml:space="preserve">3) </w:t>
      </w:r>
      <w:r w:rsidR="004E5216" w:rsidRPr="00AE288C">
        <w:rPr>
          <w:sz w:val="28"/>
          <w:szCs w:val="28"/>
        </w:rPr>
        <w:t>Define list</w:t>
      </w:r>
    </w:p>
    <w:p w14:paraId="75B94ADE" w14:textId="6705AA97" w:rsidR="0083240D" w:rsidRDefault="0083240D" w:rsidP="008F2504">
      <w:pPr>
        <w:rPr>
          <w:sz w:val="28"/>
          <w:szCs w:val="28"/>
        </w:rPr>
      </w:pPr>
    </w:p>
    <w:p w14:paraId="6D6EBD2F" w14:textId="67DAD4C6" w:rsidR="00476FD2" w:rsidRPr="00476FD2" w:rsidRDefault="00476FD2" w:rsidP="008F2504">
      <w:pPr>
        <w:rPr>
          <w:b/>
          <w:bCs/>
          <w:sz w:val="28"/>
          <w:szCs w:val="28"/>
        </w:rPr>
      </w:pPr>
      <w:r w:rsidRPr="00476FD2">
        <w:rPr>
          <w:b/>
          <w:bCs/>
          <w:sz w:val="28"/>
          <w:szCs w:val="28"/>
        </w:rPr>
        <w:t xml:space="preserve">           Example :- </w:t>
      </w:r>
    </w:p>
    <w:p w14:paraId="11B17995" w14:textId="77777777" w:rsidR="00476FD2" w:rsidRDefault="00476FD2" w:rsidP="008F2504">
      <w:pPr>
        <w:rPr>
          <w:sz w:val="28"/>
          <w:szCs w:val="28"/>
        </w:rPr>
      </w:pPr>
    </w:p>
    <w:p w14:paraId="5F465C5A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&lt;!</w:t>
      </w:r>
      <w:r>
        <w:rPr>
          <w:rFonts w:ascii="Menlo" w:hAnsi="Menlo" w:cs="Menlo"/>
          <w:color w:val="569CD6"/>
          <w:sz w:val="18"/>
          <w:szCs w:val="18"/>
        </w:rPr>
        <w:t>DOCTYPE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951D68B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lang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3A050E9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84CE03F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meta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charset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"UTF-8"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843B66A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meta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"viewport"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"width=device-width, initial-scale=1.0"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8B9DF25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HTML LIST TAG EXAMPLE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DB251BA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CF62AC2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AD31450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H2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HTML LIST TAG WITH EXAMPLE...!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H2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EBF37FA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ODER LIST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8D32F7C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ol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8D194B2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li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Apple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li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B4232AD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li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Samsung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li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59EF1AA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li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Sony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li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DA9BFEE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li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Motorola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li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434D7A4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li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Oppo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li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A4181AD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li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Vivo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li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E188E2E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li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One Plus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li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F136DBB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ol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7654B83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UNORDER LIST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40EE3B8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ul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A42B886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li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Apple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li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CADCCBC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li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Samsung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li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2944341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li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Sony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li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CE4F14C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li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Motorola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li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609E4E5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li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Oppo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li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49F21CB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li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Vivo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li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7E06BA6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li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One Plus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li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78E7F5F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ul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0B91E9A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DEFINE LIST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8D7D189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dl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A8E5B92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dt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dt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25BD1F9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dd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Hyper-Text Markup Language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dd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7930072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dt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CSS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dt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D84D7B9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dd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Cascading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StyleSheets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dd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C54E1E5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dl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0F6AFA9E" w14:textId="77777777" w:rsidR="008D4471" w:rsidRDefault="008D4471" w:rsidP="008D447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66FEA9D" w14:textId="65B2F751" w:rsidR="008D4471" w:rsidRPr="006F32C1" w:rsidRDefault="008D4471" w:rsidP="006F32C1">
      <w:pPr>
        <w:shd w:val="clear" w:color="auto" w:fill="1F1F1F"/>
        <w:spacing w:line="270" w:lineRule="atLeast"/>
        <w:rPr>
          <w:rFonts w:ascii="Menlo" w:hAnsi="Menlo" w:cs="Menlo"/>
          <w:color w:val="808080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1DB7652" w14:textId="77777777" w:rsidR="008D4471" w:rsidRDefault="008D4471" w:rsidP="008F2504">
      <w:pPr>
        <w:rPr>
          <w:sz w:val="28"/>
          <w:szCs w:val="28"/>
        </w:rPr>
      </w:pPr>
    </w:p>
    <w:p w14:paraId="6F8D1CBF" w14:textId="77777777" w:rsidR="006F32C1" w:rsidRDefault="006F32C1" w:rsidP="008F2504">
      <w:pPr>
        <w:rPr>
          <w:rFonts w:asciiTheme="minorHAnsi" w:hAnsiTheme="minorHAnsi" w:cstheme="minorHAnsi"/>
          <w:sz w:val="28"/>
          <w:szCs w:val="28"/>
        </w:rPr>
      </w:pPr>
    </w:p>
    <w:p w14:paraId="16367486" w14:textId="1DC6D2AE" w:rsidR="008D4471" w:rsidRPr="006F32C1" w:rsidRDefault="008D4471" w:rsidP="008F2504">
      <w:pPr>
        <w:rPr>
          <w:b/>
          <w:bCs/>
          <w:sz w:val="28"/>
          <w:szCs w:val="28"/>
        </w:rPr>
      </w:pPr>
      <w:r w:rsidRPr="006F32C1">
        <w:rPr>
          <w:b/>
          <w:bCs/>
          <w:sz w:val="28"/>
          <w:szCs w:val="28"/>
        </w:rPr>
        <w:lastRenderedPageBreak/>
        <w:t xml:space="preserve">OUTPUT :- </w:t>
      </w:r>
    </w:p>
    <w:p w14:paraId="09F4F857" w14:textId="77777777" w:rsidR="006A71B4" w:rsidRDefault="006A71B4" w:rsidP="00926D1B">
      <w:pPr>
        <w:spacing w:line="240" w:lineRule="atLeast"/>
        <w:rPr>
          <w:rFonts w:asciiTheme="minorHAnsi" w:hAnsiTheme="minorHAnsi" w:cstheme="minorHAnsi"/>
          <w:sz w:val="28"/>
          <w:szCs w:val="28"/>
        </w:rPr>
      </w:pPr>
    </w:p>
    <w:p w14:paraId="6E16FB5B" w14:textId="77777777" w:rsidR="006A71B4" w:rsidRDefault="006A71B4" w:rsidP="00926D1B">
      <w:pPr>
        <w:pStyle w:val="Heading2"/>
        <w:spacing w:line="240" w:lineRule="atLeast"/>
        <w:rPr>
          <w:rFonts w:ascii="Times" w:hAnsi="Times"/>
          <w:color w:val="000000"/>
        </w:rPr>
      </w:pPr>
      <w:r>
        <w:rPr>
          <w:rFonts w:ascii="Times" w:hAnsi="Times"/>
          <w:color w:val="000000"/>
        </w:rPr>
        <w:t>HTML LIST TAG WITH EXAMPLE...!</w:t>
      </w:r>
    </w:p>
    <w:p w14:paraId="02B5CCB8" w14:textId="77777777" w:rsidR="006A71B4" w:rsidRDefault="006A71B4" w:rsidP="00926D1B">
      <w:pPr>
        <w:spacing w:line="240" w:lineRule="atLeast"/>
      </w:pPr>
      <w:r>
        <w:rPr>
          <w:rFonts w:ascii="Times" w:hAnsi="Times"/>
          <w:b/>
          <w:bCs/>
          <w:color w:val="000000"/>
          <w:sz w:val="27"/>
          <w:szCs w:val="27"/>
        </w:rPr>
        <w:t>ODER LIST</w:t>
      </w:r>
    </w:p>
    <w:p w14:paraId="137B6FA9" w14:textId="77777777" w:rsidR="006A71B4" w:rsidRDefault="006A71B4" w:rsidP="00926D1B">
      <w:pPr>
        <w:numPr>
          <w:ilvl w:val="0"/>
          <w:numId w:val="28"/>
        </w:numPr>
        <w:spacing w:before="100" w:beforeAutospacing="1" w:after="100" w:afterAutospacing="1" w:line="240" w:lineRule="atLeast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Apple</w:t>
      </w:r>
    </w:p>
    <w:p w14:paraId="01775E73" w14:textId="77777777" w:rsidR="006A71B4" w:rsidRDefault="006A71B4" w:rsidP="00926D1B">
      <w:pPr>
        <w:numPr>
          <w:ilvl w:val="0"/>
          <w:numId w:val="28"/>
        </w:numPr>
        <w:spacing w:before="100" w:beforeAutospacing="1" w:after="100" w:afterAutospacing="1" w:line="240" w:lineRule="atLeast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Samsung</w:t>
      </w:r>
    </w:p>
    <w:p w14:paraId="5B6F00CC" w14:textId="77777777" w:rsidR="006A71B4" w:rsidRDefault="006A71B4" w:rsidP="00926D1B">
      <w:pPr>
        <w:numPr>
          <w:ilvl w:val="0"/>
          <w:numId w:val="28"/>
        </w:numPr>
        <w:spacing w:before="100" w:beforeAutospacing="1" w:after="100" w:afterAutospacing="1" w:line="240" w:lineRule="atLeast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Sony</w:t>
      </w:r>
    </w:p>
    <w:p w14:paraId="4C7E7398" w14:textId="77777777" w:rsidR="006A71B4" w:rsidRDefault="006A71B4" w:rsidP="00926D1B">
      <w:pPr>
        <w:numPr>
          <w:ilvl w:val="0"/>
          <w:numId w:val="28"/>
        </w:numPr>
        <w:spacing w:before="100" w:beforeAutospacing="1" w:after="100" w:afterAutospacing="1" w:line="240" w:lineRule="atLeast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Motorola</w:t>
      </w:r>
    </w:p>
    <w:p w14:paraId="2A255939" w14:textId="77777777" w:rsidR="006A71B4" w:rsidRDefault="006A71B4" w:rsidP="00926D1B">
      <w:pPr>
        <w:numPr>
          <w:ilvl w:val="0"/>
          <w:numId w:val="28"/>
        </w:numPr>
        <w:spacing w:before="100" w:beforeAutospacing="1" w:after="100" w:afterAutospacing="1" w:line="240" w:lineRule="atLeast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Oppo</w:t>
      </w:r>
    </w:p>
    <w:p w14:paraId="75DCB2BA" w14:textId="77777777" w:rsidR="006A71B4" w:rsidRDefault="006A71B4" w:rsidP="00926D1B">
      <w:pPr>
        <w:numPr>
          <w:ilvl w:val="0"/>
          <w:numId w:val="28"/>
        </w:numPr>
        <w:spacing w:before="100" w:beforeAutospacing="1" w:after="100" w:afterAutospacing="1" w:line="240" w:lineRule="atLeast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Vivo</w:t>
      </w:r>
    </w:p>
    <w:p w14:paraId="2EC16D4D" w14:textId="77777777" w:rsidR="006A71B4" w:rsidRDefault="006A71B4" w:rsidP="00926D1B">
      <w:pPr>
        <w:numPr>
          <w:ilvl w:val="0"/>
          <w:numId w:val="28"/>
        </w:numPr>
        <w:spacing w:before="100" w:beforeAutospacing="1" w:after="100" w:afterAutospacing="1" w:line="240" w:lineRule="atLeast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One Plus</w:t>
      </w:r>
    </w:p>
    <w:p w14:paraId="4D8AF3D2" w14:textId="77777777" w:rsidR="006A71B4" w:rsidRDefault="006A71B4" w:rsidP="00926D1B">
      <w:pPr>
        <w:spacing w:line="240" w:lineRule="atLeast"/>
      </w:pPr>
      <w:r>
        <w:rPr>
          <w:rFonts w:ascii="Times" w:hAnsi="Times"/>
          <w:b/>
          <w:bCs/>
          <w:color w:val="000000"/>
          <w:sz w:val="27"/>
          <w:szCs w:val="27"/>
        </w:rPr>
        <w:t>UNORDER LIST</w:t>
      </w:r>
    </w:p>
    <w:p w14:paraId="66B898C0" w14:textId="77777777" w:rsidR="006A71B4" w:rsidRDefault="006A71B4" w:rsidP="00926D1B">
      <w:pPr>
        <w:numPr>
          <w:ilvl w:val="0"/>
          <w:numId w:val="29"/>
        </w:numPr>
        <w:spacing w:before="100" w:beforeAutospacing="1" w:after="100" w:afterAutospacing="1" w:line="240" w:lineRule="atLeast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Apple</w:t>
      </w:r>
    </w:p>
    <w:p w14:paraId="52C8F94E" w14:textId="77777777" w:rsidR="006A71B4" w:rsidRDefault="006A71B4" w:rsidP="00926D1B">
      <w:pPr>
        <w:numPr>
          <w:ilvl w:val="0"/>
          <w:numId w:val="29"/>
        </w:numPr>
        <w:spacing w:before="100" w:beforeAutospacing="1" w:after="100" w:afterAutospacing="1" w:line="240" w:lineRule="atLeast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Samsung</w:t>
      </w:r>
    </w:p>
    <w:p w14:paraId="03111356" w14:textId="77777777" w:rsidR="006A71B4" w:rsidRDefault="006A71B4" w:rsidP="00926D1B">
      <w:pPr>
        <w:numPr>
          <w:ilvl w:val="0"/>
          <w:numId w:val="29"/>
        </w:numPr>
        <w:spacing w:before="100" w:beforeAutospacing="1" w:after="100" w:afterAutospacing="1" w:line="240" w:lineRule="atLeast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Sony</w:t>
      </w:r>
    </w:p>
    <w:p w14:paraId="411F703B" w14:textId="77777777" w:rsidR="006A71B4" w:rsidRDefault="006A71B4" w:rsidP="00926D1B">
      <w:pPr>
        <w:numPr>
          <w:ilvl w:val="0"/>
          <w:numId w:val="29"/>
        </w:numPr>
        <w:spacing w:before="100" w:beforeAutospacing="1" w:after="100" w:afterAutospacing="1" w:line="240" w:lineRule="atLeast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Motorola</w:t>
      </w:r>
    </w:p>
    <w:p w14:paraId="6E2164CB" w14:textId="77777777" w:rsidR="006A71B4" w:rsidRDefault="006A71B4" w:rsidP="00926D1B">
      <w:pPr>
        <w:numPr>
          <w:ilvl w:val="0"/>
          <w:numId w:val="29"/>
        </w:numPr>
        <w:spacing w:before="100" w:beforeAutospacing="1" w:after="100" w:afterAutospacing="1" w:line="240" w:lineRule="atLeast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Oppo</w:t>
      </w:r>
    </w:p>
    <w:p w14:paraId="1224BD08" w14:textId="77777777" w:rsidR="006A71B4" w:rsidRDefault="006A71B4" w:rsidP="00926D1B">
      <w:pPr>
        <w:numPr>
          <w:ilvl w:val="0"/>
          <w:numId w:val="29"/>
        </w:numPr>
        <w:spacing w:before="100" w:beforeAutospacing="1" w:after="100" w:afterAutospacing="1" w:line="240" w:lineRule="atLeast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Vivo</w:t>
      </w:r>
    </w:p>
    <w:p w14:paraId="267483FF" w14:textId="77777777" w:rsidR="006A71B4" w:rsidRDefault="006A71B4" w:rsidP="00926D1B">
      <w:pPr>
        <w:numPr>
          <w:ilvl w:val="0"/>
          <w:numId w:val="29"/>
        </w:numPr>
        <w:spacing w:before="100" w:beforeAutospacing="1" w:after="100" w:afterAutospacing="1" w:line="240" w:lineRule="atLeast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One Plus</w:t>
      </w:r>
    </w:p>
    <w:p w14:paraId="5EF887EE" w14:textId="77777777" w:rsidR="006A71B4" w:rsidRDefault="006A71B4" w:rsidP="00926D1B">
      <w:pPr>
        <w:spacing w:line="240" w:lineRule="atLeast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b/>
          <w:bCs/>
          <w:color w:val="000000"/>
          <w:sz w:val="27"/>
          <w:szCs w:val="27"/>
        </w:rPr>
        <w:t>DEFINE LIST</w:t>
      </w:r>
    </w:p>
    <w:p w14:paraId="7F839B6F" w14:textId="77777777" w:rsidR="006A71B4" w:rsidRDefault="006A71B4" w:rsidP="00926D1B">
      <w:pPr>
        <w:spacing w:line="240" w:lineRule="atLeast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HTML</w:t>
      </w:r>
    </w:p>
    <w:p w14:paraId="76EEF9B1" w14:textId="77777777" w:rsidR="006A71B4" w:rsidRDefault="006A71B4" w:rsidP="00926D1B">
      <w:pPr>
        <w:spacing w:line="240" w:lineRule="atLeast"/>
        <w:ind w:left="720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Hyper-Text Markup Language</w:t>
      </w:r>
    </w:p>
    <w:p w14:paraId="48EDEB9E" w14:textId="77777777" w:rsidR="006A71B4" w:rsidRDefault="006A71B4" w:rsidP="00926D1B">
      <w:pPr>
        <w:spacing w:line="240" w:lineRule="atLeast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CSS</w:t>
      </w:r>
    </w:p>
    <w:p w14:paraId="6A74F106" w14:textId="77777777" w:rsidR="006A71B4" w:rsidRDefault="006A71B4" w:rsidP="00926D1B">
      <w:pPr>
        <w:spacing w:line="240" w:lineRule="atLeast"/>
        <w:ind w:left="720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Cascading </w:t>
      </w:r>
      <w:proofErr w:type="spellStart"/>
      <w:r>
        <w:rPr>
          <w:rFonts w:ascii="Times" w:hAnsi="Times"/>
          <w:color w:val="000000"/>
          <w:sz w:val="27"/>
          <w:szCs w:val="27"/>
        </w:rPr>
        <w:t>StyleSheets</w:t>
      </w:r>
      <w:proofErr w:type="spellEnd"/>
    </w:p>
    <w:p w14:paraId="46159CC8" w14:textId="77777777" w:rsidR="00926D1B" w:rsidRDefault="00926D1B" w:rsidP="00926D1B">
      <w:pPr>
        <w:spacing w:line="240" w:lineRule="atLeast"/>
        <w:ind w:left="720"/>
        <w:rPr>
          <w:rFonts w:ascii="Times" w:hAnsi="Times"/>
          <w:color w:val="000000"/>
          <w:sz w:val="27"/>
          <w:szCs w:val="27"/>
        </w:rPr>
      </w:pPr>
    </w:p>
    <w:p w14:paraId="7A8E97BA" w14:textId="77777777" w:rsidR="006A71B4" w:rsidRPr="00926D1B" w:rsidRDefault="006A71B4" w:rsidP="00926D1B">
      <w:pPr>
        <w:spacing w:line="240" w:lineRule="atLeast"/>
        <w:rPr>
          <w:sz w:val="28"/>
          <w:szCs w:val="28"/>
        </w:rPr>
      </w:pPr>
    </w:p>
    <w:p w14:paraId="101FCDCF" w14:textId="26425E46" w:rsidR="00095478" w:rsidRDefault="00095478" w:rsidP="008F2504">
      <w:pPr>
        <w:rPr>
          <w:b/>
          <w:bCs/>
          <w:sz w:val="32"/>
          <w:szCs w:val="32"/>
        </w:rPr>
      </w:pPr>
      <w:r w:rsidRPr="00926D1B">
        <w:rPr>
          <w:b/>
          <w:bCs/>
          <w:sz w:val="32"/>
          <w:szCs w:val="32"/>
        </w:rPr>
        <w:t>Q. What is the ‘class’ attribute in HTML?</w:t>
      </w:r>
    </w:p>
    <w:p w14:paraId="363C85F2" w14:textId="77777777" w:rsidR="00926D1B" w:rsidRPr="00926D1B" w:rsidRDefault="00926D1B" w:rsidP="00926D1B">
      <w:pPr>
        <w:spacing w:line="240" w:lineRule="atLeast"/>
        <w:rPr>
          <w:b/>
          <w:bCs/>
          <w:sz w:val="32"/>
          <w:szCs w:val="32"/>
        </w:rPr>
      </w:pPr>
    </w:p>
    <w:p w14:paraId="16C905B7" w14:textId="6BFCBBBE" w:rsidR="005B0EB5" w:rsidRPr="00172EAD" w:rsidRDefault="005B0EB5" w:rsidP="00926D1B">
      <w:pPr>
        <w:spacing w:line="240" w:lineRule="atLeast"/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   </w:t>
      </w:r>
      <w:r w:rsidRPr="00172EAD">
        <w:rPr>
          <w:b/>
          <w:bCs/>
          <w:sz w:val="32"/>
          <w:szCs w:val="32"/>
        </w:rPr>
        <w:t xml:space="preserve">-   </w:t>
      </w:r>
      <w:r w:rsidR="006673F3" w:rsidRPr="00172EAD">
        <w:rPr>
          <w:sz w:val="28"/>
          <w:szCs w:val="28"/>
        </w:rPr>
        <w:t xml:space="preserve">The Class is an attribute that specifies one or more class name for </w:t>
      </w:r>
    </w:p>
    <w:p w14:paraId="38D005EB" w14:textId="540EF26F" w:rsidR="006673F3" w:rsidRPr="00172EAD" w:rsidRDefault="006673F3" w:rsidP="00926D1B">
      <w:pPr>
        <w:spacing w:line="240" w:lineRule="atLeast"/>
        <w:rPr>
          <w:sz w:val="28"/>
          <w:szCs w:val="28"/>
        </w:rPr>
      </w:pPr>
      <w:r w:rsidRPr="00172EAD">
        <w:rPr>
          <w:sz w:val="28"/>
          <w:szCs w:val="28"/>
        </w:rPr>
        <w:t xml:space="preserve">          An HTML element. The class attribute can be used on any HTML </w:t>
      </w:r>
    </w:p>
    <w:p w14:paraId="648FCAA8" w14:textId="03C048B8" w:rsidR="006673F3" w:rsidRPr="00172EAD" w:rsidRDefault="006673F3" w:rsidP="00926D1B">
      <w:pPr>
        <w:spacing w:line="240" w:lineRule="atLeast"/>
        <w:rPr>
          <w:sz w:val="28"/>
          <w:szCs w:val="28"/>
        </w:rPr>
      </w:pPr>
      <w:r w:rsidRPr="00172EAD">
        <w:rPr>
          <w:sz w:val="28"/>
          <w:szCs w:val="28"/>
        </w:rPr>
        <w:t xml:space="preserve">          element. </w:t>
      </w:r>
    </w:p>
    <w:p w14:paraId="7EA9458F" w14:textId="77777777" w:rsidR="0073619E" w:rsidRPr="00FE5C86" w:rsidRDefault="0073619E" w:rsidP="008F2504">
      <w:pPr>
        <w:rPr>
          <w:b/>
          <w:bCs/>
          <w:sz w:val="32"/>
          <w:szCs w:val="32"/>
        </w:rPr>
      </w:pPr>
    </w:p>
    <w:p w14:paraId="032FAC59" w14:textId="77777777" w:rsidR="00FE5C86" w:rsidRDefault="006A71B4" w:rsidP="008F2504">
      <w:pPr>
        <w:rPr>
          <w:b/>
          <w:bCs/>
          <w:sz w:val="32"/>
          <w:szCs w:val="32"/>
        </w:rPr>
      </w:pPr>
      <w:r w:rsidRPr="00FE5C86">
        <w:rPr>
          <w:b/>
          <w:bCs/>
          <w:sz w:val="32"/>
          <w:szCs w:val="32"/>
        </w:rPr>
        <w:t xml:space="preserve"> </w:t>
      </w:r>
      <w:r w:rsidR="0073619E" w:rsidRPr="00FE5C86">
        <w:rPr>
          <w:b/>
          <w:bCs/>
          <w:sz w:val="32"/>
          <w:szCs w:val="32"/>
        </w:rPr>
        <w:t xml:space="preserve">Q. What is the difference between the ‘id’ attribute and the </w:t>
      </w:r>
    </w:p>
    <w:p w14:paraId="18BE6413" w14:textId="36CD477C" w:rsidR="00C511F6" w:rsidRPr="00FE5C86" w:rsidRDefault="00FE5C86" w:rsidP="008F250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</w:t>
      </w:r>
      <w:r w:rsidR="0073619E" w:rsidRPr="00FE5C86">
        <w:rPr>
          <w:b/>
          <w:bCs/>
          <w:sz w:val="32"/>
          <w:szCs w:val="32"/>
        </w:rPr>
        <w:t>‘class’  attribute</w:t>
      </w:r>
      <w:r>
        <w:rPr>
          <w:b/>
          <w:bCs/>
          <w:sz w:val="32"/>
          <w:szCs w:val="32"/>
        </w:rPr>
        <w:t xml:space="preserve"> </w:t>
      </w:r>
      <w:r w:rsidR="00C511F6" w:rsidRPr="00FE5C86">
        <w:rPr>
          <w:b/>
          <w:bCs/>
          <w:sz w:val="32"/>
          <w:szCs w:val="32"/>
        </w:rPr>
        <w:t xml:space="preserve">of HTML elements? </w:t>
      </w:r>
    </w:p>
    <w:p w14:paraId="10F079C7" w14:textId="77777777" w:rsidR="00482963" w:rsidRPr="00704371" w:rsidRDefault="00482963" w:rsidP="008F2504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4537AEAF" w14:textId="2B33093D" w:rsidR="0073619E" w:rsidRPr="00223847" w:rsidRDefault="0073619E" w:rsidP="00223847">
      <w:pPr>
        <w:spacing w:line="240" w:lineRule="atLeast"/>
        <w:rPr>
          <w:sz w:val="28"/>
          <w:szCs w:val="28"/>
        </w:rPr>
      </w:pPr>
      <w:r w:rsidRPr="00223847">
        <w:rPr>
          <w:sz w:val="28"/>
          <w:szCs w:val="28"/>
        </w:rPr>
        <w:t xml:space="preserve">  -   </w:t>
      </w:r>
      <w:r w:rsidR="00223847">
        <w:rPr>
          <w:sz w:val="28"/>
          <w:szCs w:val="28"/>
        </w:rPr>
        <w:t xml:space="preserve"> </w:t>
      </w:r>
      <w:r w:rsidR="001D6FF1" w:rsidRPr="00223847">
        <w:rPr>
          <w:b/>
          <w:bCs/>
          <w:sz w:val="28"/>
          <w:szCs w:val="28"/>
        </w:rPr>
        <w:t>HTML id Attribute :</w:t>
      </w:r>
      <w:r w:rsidR="001D6FF1" w:rsidRPr="00223847">
        <w:rPr>
          <w:sz w:val="28"/>
          <w:szCs w:val="28"/>
        </w:rPr>
        <w:t xml:space="preserve"> </w:t>
      </w:r>
      <w:r w:rsidR="00F14352" w:rsidRPr="00223847">
        <w:rPr>
          <w:sz w:val="28"/>
          <w:szCs w:val="28"/>
        </w:rPr>
        <w:t>The id attribute is a unique identifier that is</w:t>
      </w:r>
    </w:p>
    <w:p w14:paraId="6BEA0BCB" w14:textId="0D858FFC" w:rsidR="00F14352" w:rsidRPr="00223847" w:rsidRDefault="00482963" w:rsidP="00223847">
      <w:pPr>
        <w:spacing w:line="240" w:lineRule="atLeast"/>
        <w:rPr>
          <w:sz w:val="28"/>
          <w:szCs w:val="28"/>
        </w:rPr>
      </w:pPr>
      <w:r w:rsidRPr="00223847">
        <w:rPr>
          <w:sz w:val="28"/>
          <w:szCs w:val="28"/>
        </w:rPr>
        <w:t xml:space="preserve">      </w:t>
      </w:r>
      <w:r w:rsidR="00B246A4" w:rsidRPr="00223847">
        <w:rPr>
          <w:sz w:val="28"/>
          <w:szCs w:val="28"/>
        </w:rPr>
        <w:t>u</w:t>
      </w:r>
      <w:r w:rsidR="00F14352" w:rsidRPr="00223847">
        <w:rPr>
          <w:sz w:val="28"/>
          <w:szCs w:val="28"/>
        </w:rPr>
        <w:t xml:space="preserve">sed to specify the document. It is used by CSS and JavaScript to </w:t>
      </w:r>
    </w:p>
    <w:p w14:paraId="6A91FFD5" w14:textId="7DA06824" w:rsidR="00F14352" w:rsidRPr="00223847" w:rsidRDefault="00F14352" w:rsidP="00223847">
      <w:pPr>
        <w:spacing w:line="240" w:lineRule="atLeast"/>
        <w:rPr>
          <w:sz w:val="28"/>
          <w:szCs w:val="28"/>
        </w:rPr>
      </w:pPr>
      <w:r w:rsidRPr="00223847">
        <w:rPr>
          <w:sz w:val="28"/>
          <w:szCs w:val="28"/>
        </w:rPr>
        <w:t xml:space="preserve">      </w:t>
      </w:r>
      <w:r w:rsidR="00B246A4" w:rsidRPr="00223847">
        <w:rPr>
          <w:sz w:val="28"/>
          <w:szCs w:val="28"/>
        </w:rPr>
        <w:t>p</w:t>
      </w:r>
      <w:r w:rsidRPr="00223847">
        <w:rPr>
          <w:sz w:val="28"/>
          <w:szCs w:val="28"/>
        </w:rPr>
        <w:t>erform a certain task for a unique element.</w:t>
      </w:r>
      <w:r w:rsidR="00F4355D" w:rsidRPr="00223847">
        <w:rPr>
          <w:sz w:val="28"/>
          <w:szCs w:val="28"/>
        </w:rPr>
        <w:t xml:space="preserve"> In CSS, the id </w:t>
      </w:r>
    </w:p>
    <w:p w14:paraId="537F6538" w14:textId="3319C7E0" w:rsidR="00F4355D" w:rsidRPr="00223847" w:rsidRDefault="00F4355D" w:rsidP="00223847">
      <w:pPr>
        <w:spacing w:line="240" w:lineRule="atLeast"/>
        <w:rPr>
          <w:sz w:val="28"/>
          <w:szCs w:val="28"/>
        </w:rPr>
      </w:pPr>
      <w:r w:rsidRPr="00223847">
        <w:rPr>
          <w:sz w:val="28"/>
          <w:szCs w:val="28"/>
        </w:rPr>
        <w:t xml:space="preserve">      attribute is written using the # symbol followed by id.</w:t>
      </w:r>
    </w:p>
    <w:p w14:paraId="7F7E625F" w14:textId="77777777" w:rsidR="001B30CF" w:rsidRPr="005C37B3" w:rsidRDefault="001B30CF" w:rsidP="005C37B3">
      <w:pPr>
        <w:spacing w:line="240" w:lineRule="atLeast"/>
        <w:rPr>
          <w:sz w:val="28"/>
          <w:szCs w:val="28"/>
        </w:rPr>
      </w:pPr>
    </w:p>
    <w:p w14:paraId="07B7A324" w14:textId="3C035B93" w:rsidR="001B30CF" w:rsidRPr="005C37B3" w:rsidRDefault="001B30CF" w:rsidP="005C37B3">
      <w:pPr>
        <w:spacing w:line="240" w:lineRule="atLeast"/>
        <w:rPr>
          <w:sz w:val="28"/>
          <w:szCs w:val="28"/>
        </w:rPr>
      </w:pPr>
      <w:r w:rsidRPr="005C37B3">
        <w:rPr>
          <w:sz w:val="28"/>
          <w:szCs w:val="28"/>
        </w:rPr>
        <w:t xml:space="preserve"> </w:t>
      </w:r>
      <w:r w:rsidR="00482963" w:rsidRPr="005C37B3">
        <w:rPr>
          <w:sz w:val="28"/>
          <w:szCs w:val="28"/>
        </w:rPr>
        <w:t xml:space="preserve"> </w:t>
      </w:r>
      <w:r w:rsidRPr="005C37B3">
        <w:rPr>
          <w:b/>
          <w:bCs/>
          <w:sz w:val="28"/>
          <w:szCs w:val="28"/>
        </w:rPr>
        <w:t xml:space="preserve">- </w:t>
      </w:r>
      <w:r w:rsidR="00482963" w:rsidRPr="005C37B3">
        <w:rPr>
          <w:b/>
          <w:bCs/>
          <w:sz w:val="28"/>
          <w:szCs w:val="28"/>
        </w:rPr>
        <w:t xml:space="preserve">  </w:t>
      </w:r>
      <w:r w:rsidRPr="005C37B3">
        <w:rPr>
          <w:b/>
          <w:bCs/>
          <w:sz w:val="28"/>
          <w:szCs w:val="28"/>
        </w:rPr>
        <w:t>HTML class Attribute :-</w:t>
      </w:r>
      <w:r w:rsidRPr="005C37B3">
        <w:rPr>
          <w:sz w:val="28"/>
          <w:szCs w:val="28"/>
        </w:rPr>
        <w:t xml:space="preserve"> </w:t>
      </w:r>
      <w:r w:rsidR="00511E89" w:rsidRPr="005C37B3">
        <w:rPr>
          <w:sz w:val="28"/>
          <w:szCs w:val="28"/>
        </w:rPr>
        <w:t xml:space="preserve">The class attribute is used to specify one or more </w:t>
      </w:r>
    </w:p>
    <w:p w14:paraId="48CCD683" w14:textId="4103B452" w:rsidR="00511E89" w:rsidRPr="005C37B3" w:rsidRDefault="00511E89" w:rsidP="005C37B3">
      <w:pPr>
        <w:spacing w:line="240" w:lineRule="atLeast"/>
        <w:rPr>
          <w:sz w:val="28"/>
          <w:szCs w:val="28"/>
        </w:rPr>
      </w:pPr>
      <w:r w:rsidRPr="005C37B3">
        <w:rPr>
          <w:sz w:val="28"/>
          <w:szCs w:val="28"/>
        </w:rPr>
        <w:t xml:space="preserve">      </w:t>
      </w:r>
      <w:r w:rsidR="001921C9">
        <w:rPr>
          <w:sz w:val="28"/>
          <w:szCs w:val="28"/>
        </w:rPr>
        <w:t>C</w:t>
      </w:r>
      <w:r w:rsidRPr="005C37B3">
        <w:rPr>
          <w:sz w:val="28"/>
          <w:szCs w:val="28"/>
        </w:rPr>
        <w:t>lass names for an HTML element. The class attribute can be used on any</w:t>
      </w:r>
    </w:p>
    <w:p w14:paraId="3E9689B0" w14:textId="7BB46E90" w:rsidR="00511E89" w:rsidRPr="005C37B3" w:rsidRDefault="00511E89" w:rsidP="005C37B3">
      <w:pPr>
        <w:spacing w:line="240" w:lineRule="atLeast"/>
        <w:rPr>
          <w:sz w:val="28"/>
          <w:szCs w:val="28"/>
        </w:rPr>
      </w:pPr>
      <w:r w:rsidRPr="005C37B3">
        <w:rPr>
          <w:sz w:val="28"/>
          <w:szCs w:val="28"/>
        </w:rPr>
        <w:t xml:space="preserve">      HTML element. The class name can be used by CSS and JavaScript to </w:t>
      </w:r>
    </w:p>
    <w:p w14:paraId="41798B1D" w14:textId="1F14CACA" w:rsidR="00511E89" w:rsidRPr="005C37B3" w:rsidRDefault="00511E89" w:rsidP="005C37B3">
      <w:pPr>
        <w:spacing w:line="240" w:lineRule="atLeast"/>
        <w:rPr>
          <w:sz w:val="28"/>
          <w:szCs w:val="28"/>
        </w:rPr>
      </w:pPr>
      <w:r w:rsidRPr="005C37B3">
        <w:rPr>
          <w:sz w:val="28"/>
          <w:szCs w:val="28"/>
        </w:rPr>
        <w:t xml:space="preserve">       Perform certain tasks for elements with the specified class name. The </w:t>
      </w:r>
    </w:p>
    <w:p w14:paraId="1A1DDE96" w14:textId="57F0AF46" w:rsidR="00511E89" w:rsidRPr="005C37B3" w:rsidRDefault="00511E89" w:rsidP="005C37B3">
      <w:pPr>
        <w:spacing w:line="240" w:lineRule="atLeast"/>
        <w:rPr>
          <w:sz w:val="28"/>
          <w:szCs w:val="28"/>
        </w:rPr>
      </w:pPr>
      <w:r w:rsidRPr="005C37B3">
        <w:rPr>
          <w:sz w:val="28"/>
          <w:szCs w:val="28"/>
        </w:rPr>
        <w:t xml:space="preserve">       Class name in CSS stylesheet using. “.”</w:t>
      </w:r>
      <w:r w:rsidR="00B445F4" w:rsidRPr="005C37B3">
        <w:rPr>
          <w:sz w:val="28"/>
          <w:szCs w:val="28"/>
        </w:rPr>
        <w:t xml:space="preserve"> Symbol.</w:t>
      </w:r>
    </w:p>
    <w:p w14:paraId="7A96ED96" w14:textId="6D4053AF" w:rsidR="0073619E" w:rsidRPr="005C37B3" w:rsidRDefault="0073619E" w:rsidP="005C37B3">
      <w:pPr>
        <w:spacing w:line="240" w:lineRule="atLeast"/>
        <w:rPr>
          <w:sz w:val="28"/>
          <w:szCs w:val="28"/>
        </w:rPr>
      </w:pPr>
      <w:r w:rsidRPr="005C37B3">
        <w:rPr>
          <w:sz w:val="28"/>
          <w:szCs w:val="28"/>
        </w:rPr>
        <w:t xml:space="preserve">    </w:t>
      </w:r>
      <w:r w:rsidR="00511E89" w:rsidRPr="005C37B3">
        <w:rPr>
          <w:sz w:val="28"/>
          <w:szCs w:val="28"/>
        </w:rPr>
        <w:t xml:space="preserve"> </w:t>
      </w:r>
    </w:p>
    <w:p w14:paraId="51409AA6" w14:textId="77777777" w:rsidR="005B0EB5" w:rsidRPr="00A922A7" w:rsidRDefault="005B0EB5" w:rsidP="008F2504">
      <w:pPr>
        <w:rPr>
          <w:sz w:val="28"/>
          <w:szCs w:val="28"/>
        </w:rPr>
      </w:pPr>
    </w:p>
    <w:p w14:paraId="0FC937EC" w14:textId="3572FF53" w:rsidR="005F3FD4" w:rsidRPr="00A922A7" w:rsidRDefault="005F3FD4" w:rsidP="008F2504">
      <w:pPr>
        <w:rPr>
          <w:sz w:val="28"/>
          <w:szCs w:val="28"/>
        </w:rPr>
      </w:pPr>
      <w:r w:rsidRPr="00A922A7">
        <w:rPr>
          <w:sz w:val="28"/>
          <w:szCs w:val="28"/>
        </w:rPr>
        <w:t xml:space="preserve"> </w:t>
      </w:r>
    </w:p>
    <w:p w14:paraId="5027DC14" w14:textId="070AD526" w:rsidR="005F3FD4" w:rsidRPr="00A922A7" w:rsidRDefault="005F3FD4" w:rsidP="008F2504">
      <w:pPr>
        <w:rPr>
          <w:b/>
          <w:bCs/>
          <w:sz w:val="32"/>
          <w:szCs w:val="32"/>
        </w:rPr>
      </w:pPr>
      <w:r w:rsidRPr="00A922A7">
        <w:rPr>
          <w:b/>
          <w:bCs/>
          <w:sz w:val="32"/>
          <w:szCs w:val="32"/>
        </w:rPr>
        <w:t xml:space="preserve">       Q. What are the various formatting tags in HTML?</w:t>
      </w:r>
    </w:p>
    <w:p w14:paraId="2EEAEB06" w14:textId="77777777" w:rsidR="00EB54B8" w:rsidRDefault="00EB54B8" w:rsidP="008F2504">
      <w:pPr>
        <w:rPr>
          <w:sz w:val="28"/>
          <w:szCs w:val="28"/>
        </w:rPr>
      </w:pPr>
    </w:p>
    <w:p w14:paraId="2080478F" w14:textId="1A6DD02F" w:rsidR="005F3FD4" w:rsidRPr="00A922A7" w:rsidRDefault="00A922A7" w:rsidP="00A922A7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       -   </w:t>
      </w:r>
      <w:r w:rsidR="00CA7136" w:rsidRPr="00A922A7">
        <w:rPr>
          <w:sz w:val="28"/>
          <w:szCs w:val="28"/>
        </w:rPr>
        <w:t xml:space="preserve">The </w:t>
      </w:r>
      <w:r w:rsidR="003F0221" w:rsidRPr="00A922A7">
        <w:rPr>
          <w:sz w:val="28"/>
          <w:szCs w:val="28"/>
        </w:rPr>
        <w:t>formatting tags can be used to set the text styles. Like Bold, italic,</w:t>
      </w:r>
    </w:p>
    <w:p w14:paraId="40D5947C" w14:textId="7653F2D5" w:rsidR="003F0221" w:rsidRPr="00A922A7" w:rsidRDefault="00A922A7" w:rsidP="00A922A7">
      <w:pPr>
        <w:pStyle w:val="ListParagraph"/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3F0221" w:rsidRPr="00A922A7">
        <w:rPr>
          <w:sz w:val="28"/>
          <w:szCs w:val="28"/>
        </w:rPr>
        <w:t>Strong, emphasized, Marked tag, Smaller text, deleted text, sup, sub.</w:t>
      </w:r>
    </w:p>
    <w:p w14:paraId="49F00F7A" w14:textId="77777777" w:rsidR="008307D4" w:rsidRDefault="008307D4" w:rsidP="0090507D">
      <w:pPr>
        <w:rPr>
          <w:sz w:val="28"/>
          <w:szCs w:val="28"/>
        </w:rPr>
      </w:pPr>
    </w:p>
    <w:p w14:paraId="4499A0C0" w14:textId="14B9686D" w:rsidR="00A9310C" w:rsidRPr="00A9310C" w:rsidRDefault="00A9310C" w:rsidP="0090507D">
      <w:pPr>
        <w:rPr>
          <w:b/>
          <w:bCs/>
          <w:sz w:val="28"/>
          <w:szCs w:val="28"/>
        </w:rPr>
      </w:pPr>
      <w:r w:rsidRPr="00A9310C">
        <w:rPr>
          <w:b/>
          <w:bCs/>
          <w:sz w:val="28"/>
          <w:szCs w:val="28"/>
        </w:rPr>
        <w:t xml:space="preserve">          Example :-</w:t>
      </w:r>
    </w:p>
    <w:p w14:paraId="056EBF02" w14:textId="77777777" w:rsidR="00A9310C" w:rsidRDefault="00A9310C" w:rsidP="0090507D">
      <w:pPr>
        <w:rPr>
          <w:sz w:val="28"/>
          <w:szCs w:val="28"/>
        </w:rPr>
      </w:pPr>
    </w:p>
    <w:p w14:paraId="7C9AE8D7" w14:textId="77777777" w:rsidR="00AF2170" w:rsidRDefault="00AF2170" w:rsidP="00AF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sz w:val="28"/>
          <w:szCs w:val="28"/>
        </w:rPr>
        <w:t xml:space="preserve">       </w:t>
      </w:r>
      <w:r>
        <w:rPr>
          <w:rFonts w:ascii="Menlo" w:hAnsi="Menlo" w:cs="Menlo"/>
          <w:color w:val="808080"/>
          <w:sz w:val="18"/>
          <w:szCs w:val="18"/>
        </w:rPr>
        <w:t>&lt;!</w:t>
      </w:r>
      <w:r>
        <w:rPr>
          <w:rFonts w:ascii="Menlo" w:hAnsi="Menlo" w:cs="Menlo"/>
          <w:color w:val="569CD6"/>
          <w:sz w:val="18"/>
          <w:szCs w:val="18"/>
        </w:rPr>
        <w:t>DOCTYPE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DE388EC" w14:textId="77777777" w:rsidR="00AF2170" w:rsidRDefault="00AF2170" w:rsidP="00AF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lang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D08B9A5" w14:textId="77777777" w:rsidR="00AF2170" w:rsidRDefault="00AF2170" w:rsidP="00AF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2C6EF11" w14:textId="77777777" w:rsidR="00AF2170" w:rsidRDefault="00AF2170" w:rsidP="00AF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meta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charset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"UTF-8"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4CE5065" w14:textId="77777777" w:rsidR="00AF2170" w:rsidRDefault="00AF2170" w:rsidP="00AF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meta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"viewport"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"width=device-width, initial-scale=1.0"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9EEF7C6" w14:textId="77777777" w:rsidR="00AF2170" w:rsidRDefault="00AF2170" w:rsidP="00AF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Formatting Tags in HTML..!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FA452E8" w14:textId="77777777" w:rsidR="00AF2170" w:rsidRDefault="00AF2170" w:rsidP="00AF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E0D37F1" w14:textId="77777777" w:rsidR="00AF2170" w:rsidRDefault="00AF2170" w:rsidP="00AF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C27F217" w14:textId="77777777" w:rsidR="00AF2170" w:rsidRDefault="00AF2170" w:rsidP="00AF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h3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Formatting Tags In HTML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h3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37F3885" w14:textId="77777777" w:rsidR="00AF2170" w:rsidRDefault="00AF2170" w:rsidP="00AF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This text is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italic.</w:t>
      </w:r>
      <w:r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2A809D4" w14:textId="77777777" w:rsidR="00AF2170" w:rsidRDefault="00AF2170" w:rsidP="00AF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This text is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em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emphasized.</w:t>
      </w:r>
      <w:r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em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38DD6BD" w14:textId="77777777" w:rsidR="00AF2170" w:rsidRDefault="00AF2170" w:rsidP="00AF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This text is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bold.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37410DD" w14:textId="77777777" w:rsidR="00AF2170" w:rsidRDefault="00AF2170" w:rsidP="00AF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This text is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strong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strong.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strong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6B7C008" w14:textId="77777777" w:rsidR="00AF2170" w:rsidRDefault="00AF2170" w:rsidP="00AF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This text is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u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underlined.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u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24ED344" w14:textId="77777777" w:rsidR="00AF2170" w:rsidRDefault="00AF2170" w:rsidP="00AF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This text is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mark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marked.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mark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50BA1CE" w14:textId="77777777" w:rsidR="00AF2170" w:rsidRDefault="00AF2170" w:rsidP="00AF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This text is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sup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superscripted.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sup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A4B4E54" w14:textId="77777777" w:rsidR="00AF2170" w:rsidRDefault="00AF2170" w:rsidP="00AF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This text is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sub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subsripted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sub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608B4FA" w14:textId="77777777" w:rsidR="00AF2170" w:rsidRDefault="00AF2170" w:rsidP="00AF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This text is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del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deleted.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del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71380BD" w14:textId="77777777" w:rsidR="00AF2170" w:rsidRDefault="00AF2170" w:rsidP="00AF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This text is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ins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inserted.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ins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23E82B0" w14:textId="77777777" w:rsidR="00AF2170" w:rsidRDefault="00AF2170" w:rsidP="00AF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This text is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F44747"/>
          <w:sz w:val="18"/>
          <w:szCs w:val="18"/>
        </w:rPr>
        <w:t>big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bigger.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F44747"/>
          <w:sz w:val="18"/>
          <w:szCs w:val="18"/>
        </w:rPr>
        <w:t>big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3288457" w14:textId="77777777" w:rsidR="00AF2170" w:rsidRDefault="00AF2170" w:rsidP="00AF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This text is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small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smaller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small</w:t>
      </w:r>
      <w:r>
        <w:rPr>
          <w:rFonts w:ascii="Menlo" w:hAnsi="Menlo" w:cs="Menlo"/>
          <w:color w:val="808080"/>
          <w:sz w:val="18"/>
          <w:szCs w:val="18"/>
        </w:rPr>
        <w:t>&gt;&lt;/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469AE63" w14:textId="77777777" w:rsidR="00AF2170" w:rsidRDefault="00AF2170" w:rsidP="00AF217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4BF2DD0" w14:textId="09623DE3" w:rsidR="00AF2170" w:rsidRPr="00AF2170" w:rsidRDefault="00AF2170" w:rsidP="00AF2170">
      <w:pPr>
        <w:shd w:val="clear" w:color="auto" w:fill="1F1F1F"/>
        <w:spacing w:line="270" w:lineRule="atLeast"/>
        <w:rPr>
          <w:rFonts w:ascii="Menlo" w:hAnsi="Menlo" w:cs="Menlo"/>
          <w:color w:val="808080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11E4E81" w14:textId="6A51334C" w:rsidR="00AF2170" w:rsidRDefault="00AF2170" w:rsidP="0090507D">
      <w:pPr>
        <w:rPr>
          <w:sz w:val="28"/>
          <w:szCs w:val="28"/>
        </w:rPr>
      </w:pPr>
    </w:p>
    <w:p w14:paraId="293DF95C" w14:textId="77777777" w:rsidR="0064598A" w:rsidRPr="009C5BF5" w:rsidRDefault="0064598A" w:rsidP="0090507D">
      <w:pPr>
        <w:rPr>
          <w:b/>
          <w:bCs/>
          <w:sz w:val="28"/>
          <w:szCs w:val="28"/>
        </w:rPr>
      </w:pPr>
    </w:p>
    <w:p w14:paraId="35C880D9" w14:textId="32FF67A2" w:rsidR="005E36E8" w:rsidRPr="009C5BF5" w:rsidRDefault="0090507D" w:rsidP="0090507D">
      <w:pPr>
        <w:rPr>
          <w:b/>
          <w:bCs/>
          <w:sz w:val="28"/>
          <w:szCs w:val="28"/>
        </w:rPr>
      </w:pPr>
      <w:r w:rsidRPr="009C5BF5">
        <w:rPr>
          <w:b/>
          <w:bCs/>
          <w:sz w:val="32"/>
          <w:szCs w:val="32"/>
        </w:rPr>
        <w:t xml:space="preserve">  </w:t>
      </w:r>
      <w:r w:rsidR="009C5BF5" w:rsidRPr="009C5BF5">
        <w:rPr>
          <w:b/>
          <w:bCs/>
          <w:sz w:val="32"/>
          <w:szCs w:val="32"/>
        </w:rPr>
        <w:t xml:space="preserve">         </w:t>
      </w:r>
      <w:r w:rsidR="00AF2170" w:rsidRPr="009C5BF5">
        <w:rPr>
          <w:b/>
          <w:bCs/>
          <w:sz w:val="28"/>
          <w:szCs w:val="28"/>
        </w:rPr>
        <w:t xml:space="preserve">OUTPUT :- </w:t>
      </w:r>
    </w:p>
    <w:p w14:paraId="7C8144BF" w14:textId="77777777" w:rsidR="000A34AC" w:rsidRDefault="000A34AC" w:rsidP="0090507D">
      <w:pPr>
        <w:rPr>
          <w:rFonts w:asciiTheme="minorHAnsi" w:hAnsiTheme="minorHAnsi" w:cstheme="minorHAnsi"/>
          <w:sz w:val="28"/>
          <w:szCs w:val="28"/>
        </w:rPr>
      </w:pPr>
    </w:p>
    <w:p w14:paraId="7F29503F" w14:textId="68AE9DC8" w:rsidR="00240B37" w:rsidRDefault="00DE5052" w:rsidP="00240B37">
      <w:pPr>
        <w:pStyle w:val="Heading3"/>
        <w:rPr>
          <w:rFonts w:ascii="Times" w:hAnsi="Times"/>
          <w:color w:val="000000"/>
        </w:rPr>
      </w:pPr>
      <w:r>
        <w:rPr>
          <w:rFonts w:ascii="Times" w:hAnsi="Times"/>
          <w:color w:val="000000"/>
        </w:rPr>
        <w:t xml:space="preserve">                </w:t>
      </w:r>
      <w:r w:rsidR="00240B37">
        <w:rPr>
          <w:rFonts w:ascii="Times" w:hAnsi="Times"/>
          <w:color w:val="000000"/>
        </w:rPr>
        <w:t>Formatting Tags In HTML</w:t>
      </w:r>
    </w:p>
    <w:p w14:paraId="6EF886DB" w14:textId="70AB421F" w:rsidR="00240B37" w:rsidRDefault="00DE5052" w:rsidP="00240B37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              </w:t>
      </w:r>
      <w:r w:rsidR="00240B37">
        <w:rPr>
          <w:rFonts w:ascii="Times" w:hAnsi="Times"/>
          <w:color w:val="000000"/>
          <w:sz w:val="27"/>
          <w:szCs w:val="27"/>
        </w:rPr>
        <w:t>This text is </w:t>
      </w:r>
      <w:r w:rsidR="00240B37">
        <w:rPr>
          <w:rFonts w:ascii="Times" w:hAnsi="Times"/>
          <w:i/>
          <w:iCs/>
          <w:color w:val="000000"/>
          <w:sz w:val="27"/>
          <w:szCs w:val="27"/>
        </w:rPr>
        <w:t>italic.</w:t>
      </w:r>
    </w:p>
    <w:p w14:paraId="4F5A7712" w14:textId="779B09EF" w:rsidR="00240B37" w:rsidRDefault="00DE5052" w:rsidP="00240B37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lastRenderedPageBreak/>
        <w:t xml:space="preserve">           </w:t>
      </w:r>
      <w:r w:rsidR="00240B37">
        <w:rPr>
          <w:rFonts w:ascii="Times" w:hAnsi="Times"/>
          <w:color w:val="000000"/>
          <w:sz w:val="27"/>
          <w:szCs w:val="27"/>
        </w:rPr>
        <w:t>This text is </w:t>
      </w:r>
      <w:r w:rsidR="00240B37">
        <w:rPr>
          <w:rStyle w:val="Emphasis"/>
          <w:rFonts w:ascii="Times" w:hAnsi="Times"/>
          <w:color w:val="000000"/>
          <w:sz w:val="27"/>
          <w:szCs w:val="27"/>
        </w:rPr>
        <w:t>emphasized.</w:t>
      </w:r>
    </w:p>
    <w:p w14:paraId="5C96BC96" w14:textId="0171D772" w:rsidR="00240B37" w:rsidRDefault="00DE5052" w:rsidP="00240B37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           </w:t>
      </w:r>
      <w:r w:rsidR="00240B37">
        <w:rPr>
          <w:rFonts w:ascii="Times" w:hAnsi="Times"/>
          <w:color w:val="000000"/>
          <w:sz w:val="27"/>
          <w:szCs w:val="27"/>
        </w:rPr>
        <w:t>This text is </w:t>
      </w:r>
      <w:r w:rsidR="00240B37">
        <w:rPr>
          <w:rFonts w:ascii="Times" w:hAnsi="Times"/>
          <w:b/>
          <w:bCs/>
          <w:color w:val="000000"/>
          <w:sz w:val="27"/>
          <w:szCs w:val="27"/>
        </w:rPr>
        <w:t>bold.</w:t>
      </w:r>
    </w:p>
    <w:p w14:paraId="1DCDB889" w14:textId="61441B97" w:rsidR="00240B37" w:rsidRDefault="00DE5052" w:rsidP="00240B37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           </w:t>
      </w:r>
      <w:r w:rsidR="00240B37">
        <w:rPr>
          <w:rFonts w:ascii="Times" w:hAnsi="Times"/>
          <w:color w:val="000000"/>
          <w:sz w:val="27"/>
          <w:szCs w:val="27"/>
        </w:rPr>
        <w:t>This text is </w:t>
      </w:r>
      <w:r w:rsidR="00240B37">
        <w:rPr>
          <w:rStyle w:val="Strong"/>
          <w:rFonts w:ascii="Times" w:eastAsiaTheme="majorEastAsia" w:hAnsi="Times"/>
          <w:color w:val="000000"/>
          <w:sz w:val="27"/>
          <w:szCs w:val="27"/>
        </w:rPr>
        <w:t>strong.</w:t>
      </w:r>
    </w:p>
    <w:p w14:paraId="782D24C6" w14:textId="1AE2BEAD" w:rsidR="00240B37" w:rsidRDefault="00DE5052" w:rsidP="00240B37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           </w:t>
      </w:r>
      <w:r w:rsidR="00240B37">
        <w:rPr>
          <w:rFonts w:ascii="Times" w:hAnsi="Times"/>
          <w:color w:val="000000"/>
          <w:sz w:val="27"/>
          <w:szCs w:val="27"/>
        </w:rPr>
        <w:t>This text is </w:t>
      </w:r>
      <w:r w:rsidR="00240B37">
        <w:rPr>
          <w:rFonts w:ascii="Times" w:hAnsi="Times"/>
          <w:color w:val="000000"/>
          <w:sz w:val="27"/>
          <w:szCs w:val="27"/>
          <w:u w:val="single"/>
        </w:rPr>
        <w:t>underlined.</w:t>
      </w:r>
    </w:p>
    <w:p w14:paraId="76E8CB4B" w14:textId="611A3F20" w:rsidR="00240B37" w:rsidRDefault="00DE5052" w:rsidP="00240B37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           </w:t>
      </w:r>
      <w:r w:rsidR="00240B37">
        <w:rPr>
          <w:rFonts w:ascii="Times" w:hAnsi="Times"/>
          <w:color w:val="000000"/>
          <w:sz w:val="27"/>
          <w:szCs w:val="27"/>
        </w:rPr>
        <w:t>This text is marked.</w:t>
      </w:r>
    </w:p>
    <w:p w14:paraId="5BCBF6C1" w14:textId="55B80C92" w:rsidR="00240B37" w:rsidRDefault="00DE5052" w:rsidP="00240B37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           </w:t>
      </w:r>
      <w:r w:rsidR="00240B37">
        <w:rPr>
          <w:rFonts w:ascii="Times" w:hAnsi="Times"/>
          <w:color w:val="000000"/>
          <w:sz w:val="27"/>
          <w:szCs w:val="27"/>
        </w:rPr>
        <w:t xml:space="preserve">This text </w:t>
      </w:r>
      <w:proofErr w:type="spellStart"/>
      <w:r w:rsidR="00240B37">
        <w:rPr>
          <w:rFonts w:ascii="Times" w:hAnsi="Times"/>
          <w:color w:val="000000"/>
          <w:sz w:val="27"/>
          <w:szCs w:val="27"/>
        </w:rPr>
        <w:t>is</w:t>
      </w:r>
      <w:r w:rsidR="00240B37">
        <w:rPr>
          <w:rFonts w:ascii="Times" w:hAnsi="Times"/>
          <w:color w:val="000000"/>
          <w:sz w:val="27"/>
          <w:szCs w:val="27"/>
          <w:vertAlign w:val="superscript"/>
        </w:rPr>
        <w:t>superscripted</w:t>
      </w:r>
      <w:proofErr w:type="spellEnd"/>
      <w:r w:rsidR="00240B37">
        <w:rPr>
          <w:rFonts w:ascii="Times" w:hAnsi="Times"/>
          <w:color w:val="000000"/>
          <w:sz w:val="27"/>
          <w:szCs w:val="27"/>
          <w:vertAlign w:val="superscript"/>
        </w:rPr>
        <w:t>.</w:t>
      </w:r>
    </w:p>
    <w:p w14:paraId="3AC6235B" w14:textId="1D2BAD14" w:rsidR="00240B37" w:rsidRDefault="00DE5052" w:rsidP="00240B37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           </w:t>
      </w:r>
      <w:r w:rsidR="00240B37">
        <w:rPr>
          <w:rFonts w:ascii="Times" w:hAnsi="Times"/>
          <w:color w:val="000000"/>
          <w:sz w:val="27"/>
          <w:szCs w:val="27"/>
        </w:rPr>
        <w:t>This text is </w:t>
      </w:r>
      <w:proofErr w:type="spellStart"/>
      <w:r w:rsidR="00240B37">
        <w:rPr>
          <w:rFonts w:ascii="Times" w:hAnsi="Times"/>
          <w:color w:val="000000"/>
          <w:sz w:val="27"/>
          <w:szCs w:val="27"/>
          <w:vertAlign w:val="subscript"/>
        </w:rPr>
        <w:t>subsripted</w:t>
      </w:r>
      <w:proofErr w:type="spellEnd"/>
      <w:r w:rsidR="00240B37">
        <w:rPr>
          <w:rFonts w:ascii="Times" w:hAnsi="Times"/>
          <w:color w:val="000000"/>
          <w:sz w:val="27"/>
          <w:szCs w:val="27"/>
          <w:vertAlign w:val="subscript"/>
        </w:rPr>
        <w:t>.</w:t>
      </w:r>
    </w:p>
    <w:p w14:paraId="5E471A58" w14:textId="7F362A59" w:rsidR="00240B37" w:rsidRDefault="00DE5052" w:rsidP="00240B37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           </w:t>
      </w:r>
      <w:r w:rsidR="00240B37">
        <w:rPr>
          <w:rFonts w:ascii="Times" w:hAnsi="Times"/>
          <w:color w:val="000000"/>
          <w:sz w:val="27"/>
          <w:szCs w:val="27"/>
        </w:rPr>
        <w:t>This text is </w:t>
      </w:r>
      <w:ins w:id="0" w:author="Unknown">
        <w:r w:rsidR="00240B37">
          <w:rPr>
            <w:rFonts w:ascii="Times" w:hAnsi="Times"/>
            <w:color w:val="000000"/>
            <w:sz w:val="27"/>
            <w:szCs w:val="27"/>
          </w:rPr>
          <w:t>inserted.</w:t>
        </w:r>
      </w:ins>
    </w:p>
    <w:p w14:paraId="68CA9C53" w14:textId="61AE1339" w:rsidR="00240B37" w:rsidRDefault="00DE5052" w:rsidP="00240B37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           </w:t>
      </w:r>
      <w:r w:rsidR="00240B37">
        <w:rPr>
          <w:rFonts w:ascii="Times" w:hAnsi="Times"/>
          <w:color w:val="000000"/>
          <w:sz w:val="27"/>
          <w:szCs w:val="27"/>
        </w:rPr>
        <w:t>This text is </w:t>
      </w:r>
      <w:r w:rsidR="00240B37">
        <w:rPr>
          <w:rFonts w:ascii="Times" w:hAnsi="Times"/>
          <w:color w:val="000000"/>
          <w:sz w:val="36"/>
          <w:szCs w:val="36"/>
        </w:rPr>
        <w:t>bigger.</w:t>
      </w:r>
    </w:p>
    <w:p w14:paraId="3FDC0DBE" w14:textId="79C67675" w:rsidR="00240B37" w:rsidRDefault="00DE5052" w:rsidP="00240B37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           </w:t>
      </w:r>
      <w:r w:rsidR="00240B37">
        <w:rPr>
          <w:rFonts w:ascii="Times" w:hAnsi="Times"/>
          <w:color w:val="000000"/>
          <w:sz w:val="27"/>
          <w:szCs w:val="27"/>
        </w:rPr>
        <w:t>This text is </w:t>
      </w:r>
      <w:r w:rsidR="00240B37">
        <w:rPr>
          <w:rFonts w:ascii="Times" w:hAnsi="Times"/>
          <w:color w:val="000000"/>
        </w:rPr>
        <w:t>smaller</w:t>
      </w:r>
    </w:p>
    <w:p w14:paraId="6A780E55" w14:textId="77777777" w:rsidR="00AF2170" w:rsidRDefault="00AF2170" w:rsidP="0090507D">
      <w:pPr>
        <w:rPr>
          <w:b/>
          <w:bCs/>
          <w:sz w:val="32"/>
          <w:szCs w:val="32"/>
        </w:rPr>
      </w:pPr>
    </w:p>
    <w:p w14:paraId="5464792E" w14:textId="31FC43F9" w:rsidR="0090507D" w:rsidRPr="0030556C" w:rsidRDefault="0090507D" w:rsidP="0090507D">
      <w:pPr>
        <w:rPr>
          <w:b/>
          <w:bCs/>
          <w:sz w:val="32"/>
          <w:szCs w:val="32"/>
        </w:rPr>
      </w:pPr>
      <w:r w:rsidRPr="0030556C">
        <w:rPr>
          <w:b/>
          <w:bCs/>
          <w:sz w:val="32"/>
          <w:szCs w:val="32"/>
        </w:rPr>
        <w:t xml:space="preserve">   Q. How is cell Padding different from Cell Spacing? </w:t>
      </w:r>
    </w:p>
    <w:p w14:paraId="50CB8C18" w14:textId="77777777" w:rsidR="00003C98" w:rsidRPr="0030556C" w:rsidRDefault="00003C98" w:rsidP="00422A32">
      <w:pPr>
        <w:spacing w:line="240" w:lineRule="atLeast"/>
        <w:rPr>
          <w:b/>
          <w:bCs/>
          <w:sz w:val="32"/>
          <w:szCs w:val="32"/>
        </w:rPr>
      </w:pPr>
    </w:p>
    <w:p w14:paraId="2568CDA3" w14:textId="0CE3C190" w:rsidR="006C7195" w:rsidRDefault="0090507D" w:rsidP="00422A32">
      <w:pPr>
        <w:spacing w:line="240" w:lineRule="atLeast"/>
        <w:rPr>
          <w:sz w:val="28"/>
          <w:szCs w:val="28"/>
        </w:rPr>
      </w:pPr>
      <w:r w:rsidRPr="0030556C">
        <w:rPr>
          <w:sz w:val="28"/>
          <w:szCs w:val="28"/>
        </w:rPr>
        <w:t xml:space="preserve">     - </w:t>
      </w:r>
      <w:r w:rsidR="004E1E7D" w:rsidRPr="0030556C">
        <w:rPr>
          <w:sz w:val="28"/>
          <w:szCs w:val="28"/>
        </w:rPr>
        <w:t xml:space="preserve"> </w:t>
      </w:r>
      <w:r w:rsidR="006C7195">
        <w:rPr>
          <w:sz w:val="28"/>
          <w:szCs w:val="28"/>
        </w:rPr>
        <w:t>Cellpadding defines the space between a table cell’s content and its border.</w:t>
      </w:r>
    </w:p>
    <w:p w14:paraId="18F00A1A" w14:textId="77777777" w:rsidR="00B07342" w:rsidRDefault="006C7195" w:rsidP="00422A32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="00B07342">
        <w:rPr>
          <w:sz w:val="28"/>
          <w:szCs w:val="28"/>
        </w:rPr>
        <w:t xml:space="preserve"> In contrast </w:t>
      </w:r>
      <w:proofErr w:type="spellStart"/>
      <w:r>
        <w:rPr>
          <w:sz w:val="28"/>
          <w:szCs w:val="28"/>
        </w:rPr>
        <w:t>Cellspacing</w:t>
      </w:r>
      <w:proofErr w:type="spellEnd"/>
      <w:r>
        <w:rPr>
          <w:sz w:val="28"/>
          <w:szCs w:val="28"/>
        </w:rPr>
        <w:t xml:space="preserve"> specifies the space between cells, which means</w:t>
      </w:r>
      <w:r w:rsidR="00B07342">
        <w:rPr>
          <w:sz w:val="28"/>
          <w:szCs w:val="28"/>
        </w:rPr>
        <w:t xml:space="preserve"> </w:t>
      </w:r>
    </w:p>
    <w:p w14:paraId="38A8EEC7" w14:textId="7BB0DBFA" w:rsidR="006C7195" w:rsidRDefault="00B07342" w:rsidP="00422A32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="006C7195">
        <w:rPr>
          <w:sz w:val="28"/>
          <w:szCs w:val="28"/>
        </w:rPr>
        <w:t xml:space="preserve">the </w:t>
      </w:r>
      <w:proofErr w:type="spellStart"/>
      <w:r w:rsidR="006C7195">
        <w:rPr>
          <w:sz w:val="28"/>
          <w:szCs w:val="28"/>
        </w:rPr>
        <w:t>whitesspace</w:t>
      </w:r>
      <w:proofErr w:type="spellEnd"/>
      <w:r w:rsidR="006C7195">
        <w:rPr>
          <w:sz w:val="28"/>
          <w:szCs w:val="28"/>
        </w:rPr>
        <w:t xml:space="preserve"> between the borders of </w:t>
      </w:r>
      <w:r>
        <w:rPr>
          <w:sz w:val="28"/>
          <w:szCs w:val="28"/>
        </w:rPr>
        <w:t>neighbouring cells.</w:t>
      </w:r>
    </w:p>
    <w:p w14:paraId="3FC0FF41" w14:textId="02616860" w:rsidR="00B07342" w:rsidRDefault="00B07342" w:rsidP="00422A32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   -  Cellpadding contains the space within a cell. In contrast, </w:t>
      </w:r>
      <w:proofErr w:type="spellStart"/>
      <w:r>
        <w:rPr>
          <w:sz w:val="28"/>
          <w:szCs w:val="28"/>
        </w:rPr>
        <w:t>cellspacing</w:t>
      </w:r>
      <w:proofErr w:type="spellEnd"/>
      <w:r>
        <w:rPr>
          <w:sz w:val="28"/>
          <w:szCs w:val="28"/>
        </w:rPr>
        <w:t xml:space="preserve"> refers </w:t>
      </w:r>
    </w:p>
    <w:p w14:paraId="5B1BA17D" w14:textId="40579951" w:rsidR="00B07342" w:rsidRDefault="00B07342" w:rsidP="00422A32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       to the distance between the cells.</w:t>
      </w:r>
    </w:p>
    <w:p w14:paraId="004FAE0F" w14:textId="0D809923" w:rsidR="00B07342" w:rsidRDefault="00B07342" w:rsidP="00422A32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   -   In cellpadding, the type of attribute is defined as “cellpadding”. In </w:t>
      </w:r>
    </w:p>
    <w:p w14:paraId="4D7D8872" w14:textId="74464B86" w:rsidR="00B07342" w:rsidRDefault="00B07342" w:rsidP="00422A32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        contrast, in </w:t>
      </w:r>
      <w:proofErr w:type="spellStart"/>
      <w:r>
        <w:rPr>
          <w:sz w:val="28"/>
          <w:szCs w:val="28"/>
        </w:rPr>
        <w:t>cellspacing</w:t>
      </w:r>
      <w:proofErr w:type="spellEnd"/>
      <w:r>
        <w:rPr>
          <w:sz w:val="28"/>
          <w:szCs w:val="28"/>
        </w:rPr>
        <w:t>, the type of attribute is set to “</w:t>
      </w:r>
      <w:proofErr w:type="spellStart"/>
      <w:r>
        <w:rPr>
          <w:sz w:val="28"/>
          <w:szCs w:val="28"/>
        </w:rPr>
        <w:t>cellspacing</w:t>
      </w:r>
      <w:proofErr w:type="spellEnd"/>
      <w:r>
        <w:rPr>
          <w:sz w:val="28"/>
          <w:szCs w:val="28"/>
        </w:rPr>
        <w:t>”</w:t>
      </w:r>
    </w:p>
    <w:p w14:paraId="6F214E2F" w14:textId="6B4F86CB" w:rsidR="00741BD1" w:rsidRDefault="00AD3BCC" w:rsidP="00422A32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   -   Cellpadding is set to 1 by default. In contrast, the default value of cell-</w:t>
      </w:r>
    </w:p>
    <w:p w14:paraId="58D36384" w14:textId="34A85176" w:rsidR="00AD3BCC" w:rsidRPr="00741BD1" w:rsidRDefault="00AD3BCC" w:rsidP="00422A32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        spacing is 2. </w:t>
      </w:r>
    </w:p>
    <w:p w14:paraId="71C9B47A" w14:textId="77777777" w:rsidR="00741BD1" w:rsidRDefault="00741BD1" w:rsidP="0090507D">
      <w:pPr>
        <w:rPr>
          <w:b/>
          <w:bCs/>
          <w:sz w:val="32"/>
          <w:szCs w:val="32"/>
        </w:rPr>
      </w:pPr>
    </w:p>
    <w:p w14:paraId="15C1E402" w14:textId="368D2BE7" w:rsidR="0088543D" w:rsidRDefault="0088543D" w:rsidP="0090507D">
      <w:pPr>
        <w:rPr>
          <w:b/>
          <w:bCs/>
          <w:sz w:val="32"/>
          <w:szCs w:val="32"/>
        </w:rPr>
      </w:pPr>
    </w:p>
    <w:p w14:paraId="3340E1DB" w14:textId="7AD53611" w:rsidR="0088543D" w:rsidRDefault="0088543D" w:rsidP="0090507D">
      <w:pPr>
        <w:rPr>
          <w:b/>
          <w:bCs/>
          <w:sz w:val="28"/>
          <w:szCs w:val="28"/>
        </w:rPr>
      </w:pPr>
      <w:r w:rsidRPr="0088543D">
        <w:rPr>
          <w:b/>
          <w:bCs/>
          <w:sz w:val="28"/>
          <w:szCs w:val="28"/>
        </w:rPr>
        <w:t xml:space="preserve">          Example :- </w:t>
      </w:r>
      <w:r>
        <w:rPr>
          <w:b/>
          <w:bCs/>
          <w:sz w:val="28"/>
          <w:szCs w:val="28"/>
        </w:rPr>
        <w:t xml:space="preserve"> </w:t>
      </w:r>
    </w:p>
    <w:p w14:paraId="63E5705D" w14:textId="43FC2D30" w:rsidR="00425121" w:rsidRDefault="00425121" w:rsidP="0090507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</w:t>
      </w:r>
    </w:p>
    <w:p w14:paraId="0BC885EE" w14:textId="77777777" w:rsidR="00425121" w:rsidRDefault="00425121" w:rsidP="0042512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b/>
          <w:bCs/>
          <w:sz w:val="28"/>
          <w:szCs w:val="2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&lt;!</w:t>
      </w:r>
      <w:r>
        <w:rPr>
          <w:rFonts w:ascii="Menlo" w:hAnsi="Menlo" w:cs="Menlo"/>
          <w:color w:val="569CD6"/>
          <w:sz w:val="18"/>
          <w:szCs w:val="18"/>
        </w:rPr>
        <w:t>DOCTYPE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6C6BB14" w14:textId="77777777" w:rsidR="00425121" w:rsidRDefault="00425121" w:rsidP="0042512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lang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103C0E7" w14:textId="77777777" w:rsidR="00425121" w:rsidRDefault="00425121" w:rsidP="0042512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80C35EB" w14:textId="77777777" w:rsidR="00425121" w:rsidRDefault="00425121" w:rsidP="0042512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meta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charset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"UTF-8"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77D7252" w14:textId="77777777" w:rsidR="00425121" w:rsidRDefault="00425121" w:rsidP="0042512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meta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"viewport"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"width=device-width, initial-scale=1.0"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2976BE8" w14:textId="77777777" w:rsidR="00425121" w:rsidRDefault="00425121" w:rsidP="0042512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Example of Cellpadding and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cellspacing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613A55C" w14:textId="77777777" w:rsidR="00425121" w:rsidRDefault="00425121" w:rsidP="0042512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ABB7A7D" w14:textId="77777777" w:rsidR="00425121" w:rsidRDefault="00425121" w:rsidP="0042512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556CC7F" w14:textId="77777777" w:rsidR="00425121" w:rsidRDefault="00425121" w:rsidP="0042512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44747"/>
          <w:sz w:val="18"/>
          <w:szCs w:val="18"/>
        </w:rPr>
        <w:t>border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"2"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cellspacing</w:t>
      </w:r>
      <w:proofErr w:type="spellEnd"/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"10"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cellpadding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"40"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DF02218" w14:textId="77777777" w:rsidR="00425121" w:rsidRDefault="00425121" w:rsidP="0042512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2058B33C" w14:textId="77777777" w:rsidR="00425121" w:rsidRDefault="00425121" w:rsidP="0042512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JAVA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5E0C756" w14:textId="77777777" w:rsidR="00425121" w:rsidRDefault="00425121" w:rsidP="0042512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JAVA SCRIPT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B4BED1C" w14:textId="77777777" w:rsidR="00425121" w:rsidRDefault="00425121" w:rsidP="0042512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C++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AD40DDC" w14:textId="77777777" w:rsidR="00425121" w:rsidRDefault="00425121" w:rsidP="0042512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4247DB9" w14:textId="77777777" w:rsidR="00425121" w:rsidRDefault="00425121" w:rsidP="0042512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46F80304" w14:textId="77777777" w:rsidR="00425121" w:rsidRDefault="00425121" w:rsidP="0042512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Python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3987E01" w14:textId="77777777" w:rsidR="00425121" w:rsidRDefault="00425121" w:rsidP="0042512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Nodejs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C26C620" w14:textId="77777777" w:rsidR="00425121" w:rsidRDefault="00425121" w:rsidP="0042512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Angular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68BAAB0" w14:textId="77777777" w:rsidR="00425121" w:rsidRDefault="00425121" w:rsidP="0042512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72025E2" w14:textId="77777777" w:rsidR="00425121" w:rsidRDefault="00425121" w:rsidP="0042512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575A4A5C" w14:textId="77777777" w:rsidR="00425121" w:rsidRDefault="00425121" w:rsidP="0042512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DE37D8B" w14:textId="77777777" w:rsidR="00425121" w:rsidRDefault="00425121" w:rsidP="00425121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ADB193F" w14:textId="5B541A55" w:rsidR="00425121" w:rsidRPr="00425121" w:rsidRDefault="00425121" w:rsidP="0090507D">
      <w:pPr>
        <w:rPr>
          <w:sz w:val="28"/>
          <w:szCs w:val="28"/>
        </w:rPr>
      </w:pPr>
    </w:p>
    <w:p w14:paraId="5D951A0A" w14:textId="77777777" w:rsidR="00965111" w:rsidRDefault="0030571F" w:rsidP="0090507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</w:t>
      </w:r>
    </w:p>
    <w:p w14:paraId="457EDE97" w14:textId="5F7B893F" w:rsidR="0088543D" w:rsidRPr="00965111" w:rsidRDefault="00965111" w:rsidP="0090507D">
      <w:pPr>
        <w:rPr>
          <w:b/>
          <w:bCs/>
          <w:sz w:val="28"/>
          <w:szCs w:val="28"/>
        </w:rPr>
      </w:pPr>
      <w:r w:rsidRPr="00965111">
        <w:rPr>
          <w:b/>
          <w:bCs/>
          <w:sz w:val="28"/>
          <w:szCs w:val="28"/>
        </w:rPr>
        <w:t xml:space="preserve">      </w:t>
      </w:r>
      <w:r w:rsidR="0030571F" w:rsidRPr="00965111">
        <w:rPr>
          <w:b/>
          <w:bCs/>
          <w:sz w:val="28"/>
          <w:szCs w:val="28"/>
        </w:rPr>
        <w:t xml:space="preserve"> OUTPUT :- </w:t>
      </w:r>
    </w:p>
    <w:p w14:paraId="546E5BC3" w14:textId="77777777" w:rsidR="0030571F" w:rsidRDefault="0030571F" w:rsidP="0090507D">
      <w:pPr>
        <w:rPr>
          <w:b/>
          <w:bCs/>
          <w:sz w:val="32"/>
          <w:szCs w:val="32"/>
        </w:rPr>
      </w:pPr>
    </w:p>
    <w:p w14:paraId="615FFCD6" w14:textId="77777777" w:rsidR="0030571F" w:rsidRDefault="0030571F" w:rsidP="0090507D">
      <w:pPr>
        <w:rPr>
          <w:b/>
          <w:bCs/>
          <w:sz w:val="32"/>
          <w:szCs w:val="32"/>
        </w:rPr>
      </w:pPr>
    </w:p>
    <w:p w14:paraId="72BA5D3F" w14:textId="57C3E223" w:rsidR="0088543D" w:rsidRPr="00DC04E4" w:rsidRDefault="00425121" w:rsidP="0090507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</w:t>
      </w:r>
      <w:r w:rsidR="0030571F"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2C97D517" wp14:editId="6126CFB0">
            <wp:extent cx="5105400" cy="2527300"/>
            <wp:effectExtent l="0" t="0" r="0" b="0"/>
            <wp:docPr id="1072660837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60837" name="Picture 1" descr="A white rectangular object with black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10B0" w14:textId="77777777" w:rsidR="0088543D" w:rsidRDefault="0088543D" w:rsidP="0090507D">
      <w:pPr>
        <w:rPr>
          <w:b/>
          <w:bCs/>
          <w:sz w:val="32"/>
          <w:szCs w:val="32"/>
        </w:rPr>
      </w:pPr>
    </w:p>
    <w:p w14:paraId="2DF0D023" w14:textId="77777777" w:rsidR="0088543D" w:rsidRDefault="0088543D" w:rsidP="0090507D">
      <w:pPr>
        <w:rPr>
          <w:b/>
          <w:bCs/>
          <w:sz w:val="32"/>
          <w:szCs w:val="32"/>
        </w:rPr>
      </w:pPr>
    </w:p>
    <w:p w14:paraId="414D9940" w14:textId="6B9C8152" w:rsidR="007D7E2F" w:rsidRPr="00A9566D" w:rsidRDefault="00A3020F" w:rsidP="0090507D">
      <w:pPr>
        <w:rPr>
          <w:b/>
          <w:bCs/>
          <w:sz w:val="32"/>
          <w:szCs w:val="32"/>
        </w:rPr>
      </w:pPr>
      <w:r w:rsidRPr="00A9566D">
        <w:rPr>
          <w:b/>
          <w:bCs/>
          <w:sz w:val="32"/>
          <w:szCs w:val="32"/>
        </w:rPr>
        <w:t xml:space="preserve"> </w:t>
      </w:r>
      <w:r w:rsidR="00861453">
        <w:rPr>
          <w:b/>
          <w:bCs/>
          <w:sz w:val="32"/>
          <w:szCs w:val="32"/>
        </w:rPr>
        <w:t xml:space="preserve">   </w:t>
      </w:r>
      <w:r w:rsidRPr="00A9566D">
        <w:rPr>
          <w:b/>
          <w:bCs/>
          <w:sz w:val="32"/>
          <w:szCs w:val="32"/>
        </w:rPr>
        <w:t xml:space="preserve"> Q. How can we club two or more rows or columns into a</w:t>
      </w:r>
    </w:p>
    <w:p w14:paraId="41C2CF76" w14:textId="076984A7" w:rsidR="00A3020F" w:rsidRPr="00A9566D" w:rsidRDefault="007D7E2F" w:rsidP="0090507D">
      <w:pPr>
        <w:rPr>
          <w:b/>
          <w:bCs/>
          <w:sz w:val="32"/>
          <w:szCs w:val="32"/>
        </w:rPr>
      </w:pPr>
      <w:r w:rsidRPr="00A9566D">
        <w:rPr>
          <w:b/>
          <w:bCs/>
          <w:sz w:val="32"/>
          <w:szCs w:val="32"/>
        </w:rPr>
        <w:t xml:space="preserve">          Single</w:t>
      </w:r>
      <w:r w:rsidR="006D5481" w:rsidRPr="00A9566D">
        <w:rPr>
          <w:b/>
          <w:bCs/>
          <w:sz w:val="32"/>
          <w:szCs w:val="32"/>
        </w:rPr>
        <w:t xml:space="preserve"> Row or </w:t>
      </w:r>
      <w:r w:rsidR="00A3020F" w:rsidRPr="00A9566D">
        <w:rPr>
          <w:b/>
          <w:bCs/>
          <w:sz w:val="32"/>
          <w:szCs w:val="32"/>
        </w:rPr>
        <w:t xml:space="preserve">Column in an HTML table? </w:t>
      </w:r>
    </w:p>
    <w:p w14:paraId="2A78E4F5" w14:textId="77777777" w:rsidR="00A3020F" w:rsidRPr="00A9566D" w:rsidRDefault="00A3020F" w:rsidP="00DC04E4">
      <w:pPr>
        <w:spacing w:line="240" w:lineRule="atLeast"/>
        <w:rPr>
          <w:sz w:val="28"/>
          <w:szCs w:val="28"/>
        </w:rPr>
      </w:pPr>
    </w:p>
    <w:p w14:paraId="085B375B" w14:textId="0BA19285" w:rsidR="00A3020F" w:rsidRPr="00A9566D" w:rsidRDefault="00A3020F" w:rsidP="00DC04E4">
      <w:pPr>
        <w:spacing w:line="240" w:lineRule="atLeast"/>
        <w:rPr>
          <w:sz w:val="28"/>
          <w:szCs w:val="28"/>
        </w:rPr>
      </w:pPr>
      <w:r w:rsidRPr="00A9566D">
        <w:rPr>
          <w:sz w:val="28"/>
          <w:szCs w:val="28"/>
        </w:rPr>
        <w:t xml:space="preserve">       </w:t>
      </w:r>
      <w:r w:rsidR="00861453">
        <w:rPr>
          <w:sz w:val="28"/>
          <w:szCs w:val="28"/>
        </w:rPr>
        <w:t xml:space="preserve">-   </w:t>
      </w:r>
      <w:r w:rsidRPr="00A9566D">
        <w:rPr>
          <w:sz w:val="28"/>
          <w:szCs w:val="28"/>
        </w:rPr>
        <w:t xml:space="preserve"> </w:t>
      </w:r>
      <w:r w:rsidR="009C4529" w:rsidRPr="00A9566D">
        <w:rPr>
          <w:sz w:val="28"/>
          <w:szCs w:val="28"/>
        </w:rPr>
        <w:t xml:space="preserve">We use the </w:t>
      </w:r>
      <w:proofErr w:type="spellStart"/>
      <w:r w:rsidR="009C4529" w:rsidRPr="00A9566D">
        <w:rPr>
          <w:sz w:val="28"/>
          <w:szCs w:val="28"/>
        </w:rPr>
        <w:t>colspan</w:t>
      </w:r>
      <w:proofErr w:type="spellEnd"/>
      <w:r w:rsidR="009C4529" w:rsidRPr="00A9566D">
        <w:rPr>
          <w:sz w:val="28"/>
          <w:szCs w:val="28"/>
        </w:rPr>
        <w:t xml:space="preserve"> and </w:t>
      </w:r>
      <w:proofErr w:type="spellStart"/>
      <w:r w:rsidR="009C4529" w:rsidRPr="00A9566D">
        <w:rPr>
          <w:sz w:val="28"/>
          <w:szCs w:val="28"/>
        </w:rPr>
        <w:t>rowspan</w:t>
      </w:r>
      <w:proofErr w:type="spellEnd"/>
      <w:r w:rsidR="009C4529" w:rsidRPr="00A9566D">
        <w:rPr>
          <w:sz w:val="28"/>
          <w:szCs w:val="28"/>
        </w:rPr>
        <w:t xml:space="preserve"> attribute, to merge cells in HTML. The</w:t>
      </w:r>
    </w:p>
    <w:p w14:paraId="71B5E036" w14:textId="534BA1D3" w:rsidR="009C4529" w:rsidRPr="00A9566D" w:rsidRDefault="009C4529" w:rsidP="00DC04E4">
      <w:pPr>
        <w:spacing w:line="240" w:lineRule="atLeast"/>
        <w:rPr>
          <w:sz w:val="28"/>
          <w:szCs w:val="28"/>
        </w:rPr>
      </w:pPr>
      <w:r w:rsidRPr="00A9566D">
        <w:rPr>
          <w:sz w:val="28"/>
          <w:szCs w:val="28"/>
        </w:rPr>
        <w:t xml:space="preserve">            </w:t>
      </w:r>
      <w:proofErr w:type="spellStart"/>
      <w:r w:rsidRPr="00A9566D">
        <w:rPr>
          <w:sz w:val="28"/>
          <w:szCs w:val="28"/>
        </w:rPr>
        <w:t>rowspan</w:t>
      </w:r>
      <w:proofErr w:type="spellEnd"/>
      <w:r w:rsidRPr="00A9566D">
        <w:rPr>
          <w:sz w:val="28"/>
          <w:szCs w:val="28"/>
        </w:rPr>
        <w:t xml:space="preserve"> attribute is for the number of rows a cell should merge,</w:t>
      </w:r>
    </w:p>
    <w:p w14:paraId="724C924D" w14:textId="03E05B7C" w:rsidR="009C4529" w:rsidRPr="00A9566D" w:rsidRDefault="009C4529" w:rsidP="00DC04E4">
      <w:pPr>
        <w:spacing w:line="240" w:lineRule="atLeast"/>
        <w:rPr>
          <w:sz w:val="28"/>
          <w:szCs w:val="28"/>
        </w:rPr>
      </w:pPr>
      <w:r w:rsidRPr="00A9566D">
        <w:rPr>
          <w:sz w:val="28"/>
          <w:szCs w:val="28"/>
        </w:rPr>
        <w:t xml:space="preserve">            whereas the </w:t>
      </w:r>
      <w:proofErr w:type="spellStart"/>
      <w:r w:rsidRPr="00A9566D">
        <w:rPr>
          <w:sz w:val="28"/>
          <w:szCs w:val="28"/>
        </w:rPr>
        <w:t>colspan</w:t>
      </w:r>
      <w:proofErr w:type="spellEnd"/>
      <w:r w:rsidRPr="00A9566D">
        <w:rPr>
          <w:sz w:val="28"/>
          <w:szCs w:val="28"/>
        </w:rPr>
        <w:t xml:space="preserve"> attribute is for the number of columns a cell</w:t>
      </w:r>
    </w:p>
    <w:p w14:paraId="2AC720E9" w14:textId="3726A8CA" w:rsidR="009C4529" w:rsidRPr="00A9566D" w:rsidRDefault="009C4529" w:rsidP="00DC04E4">
      <w:pPr>
        <w:spacing w:line="240" w:lineRule="atLeast"/>
        <w:rPr>
          <w:sz w:val="28"/>
          <w:szCs w:val="28"/>
        </w:rPr>
      </w:pPr>
      <w:r w:rsidRPr="00A9566D">
        <w:rPr>
          <w:sz w:val="28"/>
          <w:szCs w:val="28"/>
        </w:rPr>
        <w:t xml:space="preserve">             should merge. The attribute should be placed inside the &lt;td&gt; tag.</w:t>
      </w:r>
    </w:p>
    <w:p w14:paraId="72E7C123" w14:textId="39194C0D" w:rsidR="009C4529" w:rsidRPr="00A9566D" w:rsidRDefault="009C4529" w:rsidP="00DC04E4">
      <w:pPr>
        <w:spacing w:line="240" w:lineRule="atLeast"/>
        <w:rPr>
          <w:sz w:val="28"/>
          <w:szCs w:val="28"/>
        </w:rPr>
      </w:pPr>
      <w:r w:rsidRPr="00A9566D">
        <w:rPr>
          <w:sz w:val="28"/>
          <w:szCs w:val="28"/>
        </w:rPr>
        <w:t xml:space="preserve">   </w:t>
      </w:r>
    </w:p>
    <w:p w14:paraId="7AF3A888" w14:textId="33F7A1C6" w:rsidR="003F0221" w:rsidRPr="00A9566D" w:rsidRDefault="00A3020F" w:rsidP="008F2504">
      <w:pPr>
        <w:rPr>
          <w:sz w:val="32"/>
          <w:szCs w:val="32"/>
        </w:rPr>
      </w:pPr>
      <w:r w:rsidRPr="00A9566D">
        <w:rPr>
          <w:sz w:val="32"/>
          <w:szCs w:val="32"/>
        </w:rPr>
        <w:t xml:space="preserve">      </w:t>
      </w:r>
    </w:p>
    <w:p w14:paraId="0B502C45" w14:textId="2B2D03C2" w:rsidR="00446A68" w:rsidRPr="0095104B" w:rsidRDefault="003F0221" w:rsidP="00952954">
      <w:pPr>
        <w:rPr>
          <w:b/>
          <w:bCs/>
          <w:sz w:val="28"/>
          <w:szCs w:val="28"/>
        </w:rPr>
      </w:pPr>
      <w:r w:rsidRPr="0095104B">
        <w:rPr>
          <w:b/>
          <w:bCs/>
          <w:sz w:val="28"/>
          <w:szCs w:val="28"/>
        </w:rPr>
        <w:t xml:space="preserve">    </w:t>
      </w:r>
      <w:r w:rsidR="006B17C1" w:rsidRPr="0095104B">
        <w:rPr>
          <w:b/>
          <w:bCs/>
          <w:sz w:val="28"/>
          <w:szCs w:val="28"/>
        </w:rPr>
        <w:t xml:space="preserve">      Example :- </w:t>
      </w:r>
    </w:p>
    <w:p w14:paraId="4CD217A6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b/>
          <w:bCs/>
          <w:sz w:val="32"/>
          <w:szCs w:val="32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&lt;!</w:t>
      </w:r>
      <w:r>
        <w:rPr>
          <w:rFonts w:ascii="Menlo" w:hAnsi="Menlo" w:cs="Menlo"/>
          <w:color w:val="569CD6"/>
          <w:sz w:val="18"/>
          <w:szCs w:val="18"/>
        </w:rPr>
        <w:t>DOCTYPE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2E21FA3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lang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7E46C02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lastRenderedPageBreak/>
        <w:t>&lt;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110609F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meta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charset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"UTF-8"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C5769B5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meta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"viewport"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"width=device-width, initial-scale=1.0"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07F3C90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Document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C4356C6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E64CA84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BB9E29A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536EDB6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F44747"/>
          <w:sz w:val="18"/>
          <w:szCs w:val="18"/>
        </w:rPr>
        <w:t>border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"2"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cellspacing</w:t>
      </w:r>
      <w:proofErr w:type="spellEnd"/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"10"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cellpadding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"10"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74A28B2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3081CBE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rowspan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"3"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DAY</w:t>
      </w:r>
      <w:r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94363F8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colspan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"3"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SEMINAR</w:t>
      </w:r>
      <w:r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95EC462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3A0D2A5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BBDE547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colspan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"2"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SCHEDULE</w:t>
      </w:r>
      <w:r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F118666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rowspan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"2"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TOPIC</w:t>
      </w:r>
      <w:r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E5DB3F9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BCE24C8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E65F7E2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BEGIN</w:t>
      </w:r>
      <w:r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8E349CD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END</w:t>
      </w:r>
      <w:r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42934039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613A333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A68A2DC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rowspan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"2"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MONDAY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B3CA8C3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rowspan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"2"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8:00 AM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1232EAF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rowspan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"2"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5:00 PM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DC2D481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INTRODUCTION TO XML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65F260A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B432AEC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7AD258AD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VALIDITY : DTD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2A0E6D8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1C4F25E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B92CA68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rowspan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"3"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TUESDAY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96BAB7B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8:00AM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29E7442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11:00 AM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3DEFB5D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X PATH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C5E147F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04533C3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9DFA1B3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11:00 AM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34B0C0B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2:00 PM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119EECB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rowspan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"2"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XSL TRANSFORMATION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AEAB1B1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8AFCC3C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B3AFA3B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2:00 PM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09E7A82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11:00 AM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1ACE953C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23FE7A2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8A5D43E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WEDNESDAY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CCC36AD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8:00 AM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15A67C3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12:00 PM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44B6050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XLS FORMATING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ABA8094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tr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FE396D9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91EDEB2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lastRenderedPageBreak/>
        <w:t>&lt;/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05220AA" w14:textId="77777777" w:rsidR="00270F2A" w:rsidRDefault="00270F2A" w:rsidP="00270F2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6D4D85D" w14:textId="79BBF6F7" w:rsidR="00446A68" w:rsidRDefault="00446A68" w:rsidP="00952954">
      <w:pPr>
        <w:rPr>
          <w:b/>
          <w:bCs/>
          <w:sz w:val="32"/>
          <w:szCs w:val="32"/>
        </w:rPr>
      </w:pPr>
    </w:p>
    <w:p w14:paraId="75C9EFD9" w14:textId="77777777" w:rsidR="00236175" w:rsidRDefault="00270F2A" w:rsidP="00952954">
      <w:pPr>
        <w:rPr>
          <w:b/>
          <w:bCs/>
          <w:sz w:val="28"/>
          <w:szCs w:val="28"/>
        </w:rPr>
      </w:pPr>
      <w:r w:rsidRPr="00220F17">
        <w:rPr>
          <w:b/>
          <w:bCs/>
          <w:sz w:val="28"/>
          <w:szCs w:val="28"/>
        </w:rPr>
        <w:t xml:space="preserve">       </w:t>
      </w:r>
    </w:p>
    <w:p w14:paraId="74F975F6" w14:textId="395D2C2D" w:rsidR="00270F2A" w:rsidRDefault="00236175" w:rsidP="009529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  <w:r w:rsidR="00270F2A" w:rsidRPr="00220F17">
        <w:rPr>
          <w:b/>
          <w:bCs/>
          <w:sz w:val="28"/>
          <w:szCs w:val="28"/>
        </w:rPr>
        <w:t xml:space="preserve"> OUTPUT :- </w:t>
      </w:r>
    </w:p>
    <w:p w14:paraId="253399DB" w14:textId="77777777" w:rsidR="00236175" w:rsidRDefault="00236175" w:rsidP="00952954">
      <w:pPr>
        <w:rPr>
          <w:b/>
          <w:bCs/>
          <w:sz w:val="28"/>
          <w:szCs w:val="28"/>
        </w:rPr>
      </w:pPr>
    </w:p>
    <w:p w14:paraId="317CF50E" w14:textId="0B48E226" w:rsidR="00236175" w:rsidRDefault="00236175" w:rsidP="0095295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0618808F" wp14:editId="18814B9B">
            <wp:extent cx="5731510" cy="4839970"/>
            <wp:effectExtent l="0" t="0" r="0" b="0"/>
            <wp:docPr id="12109250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25013" name="Picture 12109250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4997" w14:textId="77777777" w:rsidR="00220F17" w:rsidRDefault="00220F17" w:rsidP="00952954">
      <w:pPr>
        <w:rPr>
          <w:b/>
          <w:bCs/>
          <w:sz w:val="28"/>
          <w:szCs w:val="28"/>
        </w:rPr>
      </w:pPr>
    </w:p>
    <w:p w14:paraId="1FC883CC" w14:textId="77777777" w:rsidR="00220F17" w:rsidRDefault="00220F17" w:rsidP="00952954">
      <w:pPr>
        <w:rPr>
          <w:b/>
          <w:bCs/>
          <w:sz w:val="28"/>
          <w:szCs w:val="28"/>
        </w:rPr>
      </w:pPr>
    </w:p>
    <w:p w14:paraId="206A563A" w14:textId="77777777" w:rsidR="00220F17" w:rsidRDefault="00220F17" w:rsidP="00952954">
      <w:pPr>
        <w:rPr>
          <w:b/>
          <w:bCs/>
          <w:sz w:val="28"/>
          <w:szCs w:val="28"/>
        </w:rPr>
      </w:pPr>
    </w:p>
    <w:p w14:paraId="3FE56D92" w14:textId="77777777" w:rsidR="00220F17" w:rsidRPr="00220F17" w:rsidRDefault="00220F17" w:rsidP="00952954">
      <w:pPr>
        <w:rPr>
          <w:b/>
          <w:bCs/>
          <w:sz w:val="28"/>
          <w:szCs w:val="28"/>
        </w:rPr>
      </w:pPr>
    </w:p>
    <w:p w14:paraId="529EC7FC" w14:textId="77777777" w:rsidR="00270F2A" w:rsidRDefault="00270F2A" w:rsidP="00952954">
      <w:pPr>
        <w:rPr>
          <w:b/>
          <w:bCs/>
          <w:sz w:val="32"/>
          <w:szCs w:val="32"/>
        </w:rPr>
      </w:pPr>
    </w:p>
    <w:p w14:paraId="38DA5774" w14:textId="1DBF16A7" w:rsidR="00D83E76" w:rsidRPr="00A9566D" w:rsidRDefault="003F0221" w:rsidP="00952954">
      <w:pPr>
        <w:rPr>
          <w:b/>
          <w:bCs/>
          <w:sz w:val="32"/>
          <w:szCs w:val="32"/>
        </w:rPr>
      </w:pPr>
      <w:r w:rsidRPr="00A9566D">
        <w:rPr>
          <w:b/>
          <w:bCs/>
          <w:sz w:val="32"/>
          <w:szCs w:val="32"/>
        </w:rPr>
        <w:t xml:space="preserve">  Q. </w:t>
      </w:r>
      <w:r w:rsidR="008956AD" w:rsidRPr="00A9566D">
        <w:rPr>
          <w:b/>
          <w:bCs/>
          <w:sz w:val="32"/>
          <w:szCs w:val="32"/>
        </w:rPr>
        <w:t>What is the difference between a block level element</w:t>
      </w:r>
      <w:r w:rsidR="00123AD0" w:rsidRPr="00A9566D">
        <w:rPr>
          <w:b/>
          <w:bCs/>
          <w:sz w:val="32"/>
          <w:szCs w:val="32"/>
        </w:rPr>
        <w:t xml:space="preserve"> and</w:t>
      </w:r>
    </w:p>
    <w:p w14:paraId="258DE7F7" w14:textId="28E0C1A0" w:rsidR="00123AD0" w:rsidRDefault="00123AD0" w:rsidP="00952954">
      <w:pPr>
        <w:rPr>
          <w:b/>
          <w:bCs/>
          <w:sz w:val="32"/>
          <w:szCs w:val="32"/>
        </w:rPr>
      </w:pPr>
      <w:r w:rsidRPr="00A9566D">
        <w:rPr>
          <w:b/>
          <w:bCs/>
          <w:sz w:val="32"/>
          <w:szCs w:val="32"/>
        </w:rPr>
        <w:t xml:space="preserve">         inline element? </w:t>
      </w:r>
    </w:p>
    <w:p w14:paraId="4B9A9986" w14:textId="77777777" w:rsidR="00236175" w:rsidRPr="00A9566D" w:rsidRDefault="00236175" w:rsidP="00952954">
      <w:pPr>
        <w:rPr>
          <w:b/>
          <w:bCs/>
          <w:sz w:val="32"/>
          <w:szCs w:val="32"/>
        </w:rPr>
      </w:pPr>
    </w:p>
    <w:p w14:paraId="555843D9" w14:textId="7FF72CE5" w:rsidR="00D83E76" w:rsidRPr="00236175" w:rsidRDefault="00123AD0" w:rsidP="00236175">
      <w:pPr>
        <w:rPr>
          <w:b/>
          <w:bCs/>
          <w:sz w:val="32"/>
          <w:szCs w:val="32"/>
        </w:rPr>
      </w:pPr>
      <w:r w:rsidRPr="00236175">
        <w:rPr>
          <w:sz w:val="28"/>
          <w:szCs w:val="28"/>
        </w:rPr>
        <w:t xml:space="preserve">  </w:t>
      </w:r>
      <w:r w:rsidR="00236175" w:rsidRPr="00236175">
        <w:rPr>
          <w:sz w:val="28"/>
          <w:szCs w:val="28"/>
        </w:rPr>
        <w:t xml:space="preserve"> -</w:t>
      </w:r>
      <w:r w:rsidR="00236175">
        <w:rPr>
          <w:b/>
          <w:bCs/>
          <w:sz w:val="32"/>
          <w:szCs w:val="32"/>
        </w:rPr>
        <w:t xml:space="preserve">    </w:t>
      </w:r>
      <w:r w:rsidR="00C70FAA" w:rsidRPr="00236175">
        <w:rPr>
          <w:sz w:val="28"/>
          <w:szCs w:val="28"/>
        </w:rPr>
        <w:t xml:space="preserve">Block elements always start from a new line and inline elements </w:t>
      </w:r>
    </w:p>
    <w:p w14:paraId="1F6996DE" w14:textId="7E57B4C2" w:rsidR="00C70FAA" w:rsidRPr="001A38ED" w:rsidRDefault="001A38ED" w:rsidP="001A38ED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="00C70FAA" w:rsidRPr="001A38ED">
        <w:rPr>
          <w:sz w:val="28"/>
          <w:szCs w:val="28"/>
        </w:rPr>
        <w:t>never start from a new line</w:t>
      </w:r>
      <w:r w:rsidR="00ED14FB" w:rsidRPr="001A38ED">
        <w:rPr>
          <w:sz w:val="28"/>
          <w:szCs w:val="28"/>
        </w:rPr>
        <w:t xml:space="preserve">. </w:t>
      </w:r>
    </w:p>
    <w:p w14:paraId="4163B0D0" w14:textId="10F1DBE8" w:rsidR="00FF0E83" w:rsidRPr="00236175" w:rsidRDefault="00236175" w:rsidP="00236175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 -    </w:t>
      </w:r>
      <w:r w:rsidR="00ED14FB" w:rsidRPr="00236175">
        <w:rPr>
          <w:sz w:val="28"/>
          <w:szCs w:val="28"/>
        </w:rPr>
        <w:t xml:space="preserve">Block elements always cover space from left to right as far as it can go </w:t>
      </w:r>
      <w:r w:rsidR="00FF0E83" w:rsidRPr="00236175">
        <w:rPr>
          <w:sz w:val="28"/>
          <w:szCs w:val="28"/>
        </w:rPr>
        <w:t xml:space="preserve">   </w:t>
      </w:r>
    </w:p>
    <w:p w14:paraId="6CE71E8A" w14:textId="0789CC24" w:rsidR="00ED14FB" w:rsidRPr="00236175" w:rsidRDefault="00FF0E83" w:rsidP="00236175">
      <w:pPr>
        <w:pStyle w:val="ListParagraph"/>
        <w:spacing w:line="240" w:lineRule="atLeast"/>
        <w:rPr>
          <w:sz w:val="28"/>
          <w:szCs w:val="28"/>
        </w:rPr>
      </w:pPr>
      <w:r w:rsidRPr="00236175">
        <w:rPr>
          <w:sz w:val="28"/>
          <w:szCs w:val="28"/>
        </w:rPr>
        <w:t>and</w:t>
      </w:r>
      <w:r w:rsidR="00ED14FB" w:rsidRPr="00236175">
        <w:rPr>
          <w:sz w:val="28"/>
          <w:szCs w:val="28"/>
        </w:rPr>
        <w:t xml:space="preserve"> Inline elements cover space as bounded by the tags in the Html </w:t>
      </w:r>
      <w:r w:rsidRPr="00236175">
        <w:rPr>
          <w:sz w:val="28"/>
          <w:szCs w:val="28"/>
        </w:rPr>
        <w:t xml:space="preserve"> </w:t>
      </w:r>
    </w:p>
    <w:p w14:paraId="2E5B40A0" w14:textId="1830DF75" w:rsidR="00EB5DE2" w:rsidRDefault="00FF0E83" w:rsidP="00EB779F">
      <w:pPr>
        <w:pStyle w:val="ListParagraph"/>
        <w:spacing w:line="240" w:lineRule="atLeast"/>
        <w:rPr>
          <w:sz w:val="28"/>
          <w:szCs w:val="28"/>
        </w:rPr>
      </w:pPr>
      <w:r w:rsidRPr="00236175">
        <w:rPr>
          <w:sz w:val="28"/>
          <w:szCs w:val="28"/>
        </w:rPr>
        <w:t>element.</w:t>
      </w:r>
    </w:p>
    <w:p w14:paraId="6DAB8A63" w14:textId="4911B08F" w:rsidR="00552C5C" w:rsidRPr="00552C5C" w:rsidRDefault="00552C5C" w:rsidP="00EB779F">
      <w:pPr>
        <w:pStyle w:val="ListParagraph"/>
        <w:spacing w:line="240" w:lineRule="atLeast"/>
        <w:rPr>
          <w:b/>
          <w:bCs/>
          <w:sz w:val="28"/>
          <w:szCs w:val="28"/>
        </w:rPr>
      </w:pPr>
      <w:r w:rsidRPr="00552C5C">
        <w:rPr>
          <w:b/>
          <w:bCs/>
          <w:sz w:val="28"/>
          <w:szCs w:val="28"/>
        </w:rPr>
        <w:lastRenderedPageBreak/>
        <w:t xml:space="preserve">Example :- </w:t>
      </w:r>
    </w:p>
    <w:p w14:paraId="21F3B36B" w14:textId="77777777" w:rsidR="00552C5C" w:rsidRDefault="00552C5C" w:rsidP="00EB779F">
      <w:pPr>
        <w:pStyle w:val="ListParagraph"/>
        <w:spacing w:line="240" w:lineRule="atLeast"/>
        <w:rPr>
          <w:sz w:val="28"/>
          <w:szCs w:val="28"/>
        </w:rPr>
      </w:pPr>
    </w:p>
    <w:p w14:paraId="34349381" w14:textId="208E81B6" w:rsidR="00552C5C" w:rsidRPr="00552C5C" w:rsidRDefault="00552C5C" w:rsidP="00552C5C">
      <w:pPr>
        <w:shd w:val="clear" w:color="auto" w:fill="1F1F1F"/>
        <w:spacing w:line="270" w:lineRule="atLea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&lt;!</w:t>
      </w:r>
      <w:r>
        <w:rPr>
          <w:rFonts w:ascii="Menlo" w:hAnsi="Menlo" w:cs="Menlo"/>
          <w:color w:val="569CD6"/>
          <w:sz w:val="18"/>
          <w:szCs w:val="18"/>
        </w:rPr>
        <w:t>DOCTYPE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00B8092" w14:textId="77777777" w:rsidR="00552C5C" w:rsidRDefault="00552C5C" w:rsidP="00552C5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4505089" w14:textId="77777777" w:rsidR="00552C5C" w:rsidRDefault="00552C5C" w:rsidP="00552C5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Block-level Element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82E560A" w14:textId="77777777" w:rsidR="00552C5C" w:rsidRDefault="00552C5C" w:rsidP="00552C5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4A76EEF" w14:textId="77777777" w:rsidR="00552C5C" w:rsidRDefault="00552C5C" w:rsidP="00552C5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657B498" w14:textId="77777777" w:rsidR="00552C5C" w:rsidRDefault="00552C5C" w:rsidP="00552C5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h1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TOPS Technologies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h1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DB8091A" w14:textId="77777777" w:rsidR="00552C5C" w:rsidRDefault="00552C5C" w:rsidP="00552C5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h3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Block-level Element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h3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8421B24" w14:textId="77777777" w:rsidR="00552C5C" w:rsidRDefault="00552C5C" w:rsidP="00552C5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h3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B17EEBF" w14:textId="77777777" w:rsidR="00552C5C" w:rsidRDefault="00552C5C" w:rsidP="00552C5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You can give reviews as well as</w:t>
      </w:r>
    </w:p>
    <w:p w14:paraId="202EF7D8" w14:textId="77777777" w:rsidR="00552C5C" w:rsidRDefault="00552C5C" w:rsidP="00552C5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contribute posts on this portal.</w:t>
      </w:r>
    </w:p>
    <w:p w14:paraId="44E6E6DF" w14:textId="77777777" w:rsidR="00552C5C" w:rsidRDefault="00552C5C" w:rsidP="00552C5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h3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933C4D6" w14:textId="77777777" w:rsidR="00552C5C" w:rsidRDefault="00552C5C" w:rsidP="00552C5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h3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In-line level Element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h3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2133F0E" w14:textId="77777777" w:rsidR="00552C5C" w:rsidRDefault="00552C5C" w:rsidP="00552C5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You can give reviews as well as</w:t>
      </w:r>
    </w:p>
    <w:p w14:paraId="3766B27C" w14:textId="77777777" w:rsidR="00552C5C" w:rsidRDefault="00552C5C" w:rsidP="00552C5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contribute posts on this portal.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9DA13F1" w14:textId="77777777" w:rsidR="00552C5C" w:rsidRDefault="00552C5C" w:rsidP="00552C5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strong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You can give reviews as well as</w:t>
      </w:r>
    </w:p>
    <w:p w14:paraId="3E3BEDAD" w14:textId="77777777" w:rsidR="00552C5C" w:rsidRDefault="00552C5C" w:rsidP="00552C5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contribute posts on this portal.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strong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C19D9B2" w14:textId="77777777" w:rsidR="00552C5C" w:rsidRDefault="00552C5C" w:rsidP="00552C5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"border: 1px solid black;"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You can give reviews as well as</w:t>
      </w:r>
    </w:p>
    <w:p w14:paraId="26C13EF5" w14:textId="77777777" w:rsidR="00552C5C" w:rsidRDefault="00552C5C" w:rsidP="00552C5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contribute posts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span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on this portal.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E9906CF" w14:textId="77777777" w:rsidR="00552C5C" w:rsidRDefault="00552C5C" w:rsidP="00552C5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 border: 1px solid red;"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You can give reviews as well as</w:t>
      </w:r>
    </w:p>
    <w:p w14:paraId="2FA709D1" w14:textId="77777777" w:rsidR="00552C5C" w:rsidRDefault="00552C5C" w:rsidP="00552C5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contribute posts on this portal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6306FDE" w14:textId="77777777" w:rsidR="00552C5C" w:rsidRDefault="00552C5C" w:rsidP="00552C5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B40626C" w14:textId="77777777" w:rsidR="00552C5C" w:rsidRDefault="00552C5C" w:rsidP="00552C5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00CD413" w14:textId="77777777" w:rsidR="00552C5C" w:rsidRDefault="00552C5C" w:rsidP="00552C5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730CD12" w14:textId="77777777" w:rsidR="00552C5C" w:rsidRDefault="00552C5C" w:rsidP="00552C5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638023B" w14:textId="77777777" w:rsidR="00552C5C" w:rsidRDefault="00552C5C" w:rsidP="00552C5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BC9C7B2" w14:textId="0DBA7158" w:rsidR="00E5739F" w:rsidRDefault="00E5739F" w:rsidP="00EB779F">
      <w:pPr>
        <w:pStyle w:val="ListParagraph"/>
        <w:spacing w:line="240" w:lineRule="atLeast"/>
        <w:rPr>
          <w:b/>
          <w:bCs/>
          <w:sz w:val="28"/>
          <w:szCs w:val="28"/>
        </w:rPr>
      </w:pPr>
    </w:p>
    <w:p w14:paraId="67D669A3" w14:textId="77777777" w:rsidR="00552C5C" w:rsidRDefault="00552C5C" w:rsidP="00EB779F">
      <w:pPr>
        <w:pStyle w:val="ListParagraph"/>
        <w:spacing w:line="240" w:lineRule="atLeast"/>
        <w:rPr>
          <w:b/>
          <w:bCs/>
          <w:sz w:val="28"/>
          <w:szCs w:val="28"/>
        </w:rPr>
      </w:pPr>
    </w:p>
    <w:p w14:paraId="1071C7BD" w14:textId="77777777" w:rsidR="00B57DDC" w:rsidRDefault="00B57DDC" w:rsidP="00EB779F">
      <w:pPr>
        <w:pStyle w:val="ListParagraph"/>
        <w:spacing w:line="240" w:lineRule="atLeast"/>
        <w:rPr>
          <w:b/>
          <w:bCs/>
          <w:sz w:val="28"/>
          <w:szCs w:val="28"/>
        </w:rPr>
      </w:pPr>
    </w:p>
    <w:p w14:paraId="737F0D7A" w14:textId="62957331" w:rsidR="00B57DDC" w:rsidRDefault="00B57DDC" w:rsidP="00EB779F">
      <w:pPr>
        <w:pStyle w:val="ListParagraph"/>
        <w:spacing w:line="240" w:lineRule="atLea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OUTPUT :- </w:t>
      </w:r>
    </w:p>
    <w:p w14:paraId="569B2E43" w14:textId="721181B6" w:rsidR="00AB45B5" w:rsidRDefault="008B012F" w:rsidP="00EB779F">
      <w:pPr>
        <w:pStyle w:val="ListParagraph"/>
        <w:spacing w:line="240" w:lineRule="atLea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</w:t>
      </w:r>
    </w:p>
    <w:p w14:paraId="2A487E82" w14:textId="00BB6222" w:rsidR="008B012F" w:rsidRDefault="008B012F" w:rsidP="00EB779F">
      <w:pPr>
        <w:pStyle w:val="ListParagraph"/>
        <w:spacing w:line="240" w:lineRule="atLeas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</w:t>
      </w:r>
    </w:p>
    <w:p w14:paraId="3F5F3677" w14:textId="59AE0D26" w:rsidR="00AB45B5" w:rsidRPr="00552C5C" w:rsidRDefault="0070249A" w:rsidP="00EB779F">
      <w:pPr>
        <w:pStyle w:val="ListParagraph"/>
        <w:spacing w:line="240" w:lineRule="atLeas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053B4B64" wp14:editId="27783C5E">
            <wp:extent cx="5528214" cy="1968500"/>
            <wp:effectExtent l="0" t="0" r="0" b="0"/>
            <wp:docPr id="1445094614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94614" name="Picture 1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443" cy="203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4463" w14:textId="77777777" w:rsidR="00E5739F" w:rsidRDefault="00E5739F" w:rsidP="00EB779F">
      <w:pPr>
        <w:pStyle w:val="ListParagraph"/>
        <w:spacing w:line="240" w:lineRule="atLeast"/>
        <w:rPr>
          <w:sz w:val="28"/>
          <w:szCs w:val="28"/>
        </w:rPr>
      </w:pPr>
    </w:p>
    <w:p w14:paraId="41675A43" w14:textId="77777777" w:rsidR="0070249A" w:rsidRDefault="0070249A" w:rsidP="00952954">
      <w:pPr>
        <w:rPr>
          <w:sz w:val="32"/>
          <w:szCs w:val="32"/>
        </w:rPr>
      </w:pPr>
    </w:p>
    <w:p w14:paraId="75B58741" w14:textId="77777777" w:rsidR="0070249A" w:rsidRPr="00EB779F" w:rsidRDefault="0070249A" w:rsidP="00952954">
      <w:pPr>
        <w:rPr>
          <w:sz w:val="32"/>
          <w:szCs w:val="32"/>
        </w:rPr>
      </w:pPr>
    </w:p>
    <w:p w14:paraId="0B2A46A3" w14:textId="25A8EF83" w:rsidR="00932597" w:rsidRPr="00EB779F" w:rsidRDefault="00932597" w:rsidP="00952954">
      <w:pPr>
        <w:rPr>
          <w:b/>
          <w:bCs/>
          <w:sz w:val="32"/>
          <w:szCs w:val="32"/>
        </w:rPr>
      </w:pPr>
      <w:r w:rsidRPr="00EB779F">
        <w:rPr>
          <w:b/>
          <w:bCs/>
          <w:sz w:val="32"/>
          <w:szCs w:val="32"/>
        </w:rPr>
        <w:lastRenderedPageBreak/>
        <w:t xml:space="preserve">    </w:t>
      </w:r>
      <w:r w:rsidR="00D5043D" w:rsidRPr="00EB779F">
        <w:rPr>
          <w:b/>
          <w:bCs/>
          <w:sz w:val="32"/>
          <w:szCs w:val="32"/>
        </w:rPr>
        <w:t xml:space="preserve">  Q. </w:t>
      </w:r>
      <w:r w:rsidR="002C6058" w:rsidRPr="00EB779F">
        <w:rPr>
          <w:b/>
          <w:bCs/>
          <w:sz w:val="32"/>
          <w:szCs w:val="32"/>
        </w:rPr>
        <w:t xml:space="preserve"> How to create a Hyperlink in HTML?</w:t>
      </w:r>
    </w:p>
    <w:p w14:paraId="1E7EEC0C" w14:textId="77777777" w:rsidR="00EB54B8" w:rsidRDefault="00EB54B8" w:rsidP="00952954">
      <w:pPr>
        <w:rPr>
          <w:sz w:val="28"/>
          <w:szCs w:val="28"/>
        </w:rPr>
      </w:pPr>
    </w:p>
    <w:p w14:paraId="13C5BAF0" w14:textId="04F5F98D" w:rsidR="00C45F94" w:rsidRPr="00C857E4" w:rsidRDefault="00C857E4" w:rsidP="00C857E4">
      <w:pPr>
        <w:pStyle w:val="ListParagraph"/>
        <w:rPr>
          <w:sz w:val="28"/>
          <w:szCs w:val="28"/>
        </w:rPr>
      </w:pPr>
      <w:r w:rsidRPr="00C857E4">
        <w:rPr>
          <w:sz w:val="28"/>
          <w:szCs w:val="28"/>
        </w:rPr>
        <w:t xml:space="preserve">   </w:t>
      </w:r>
      <w:r w:rsidR="00DC60D9" w:rsidRPr="00C857E4">
        <w:rPr>
          <w:sz w:val="28"/>
          <w:szCs w:val="28"/>
        </w:rPr>
        <w:t>We can create a Hyperlink using Anchor Tag in HTML.</w:t>
      </w:r>
    </w:p>
    <w:p w14:paraId="2B4CA7DA" w14:textId="77777777" w:rsidR="006E43B1" w:rsidRPr="000A5CBF" w:rsidRDefault="006E43B1" w:rsidP="00D83B3D">
      <w:pPr>
        <w:rPr>
          <w:rFonts w:asciiTheme="minorHAnsi" w:hAnsiTheme="minorHAnsi" w:cstheme="minorHAnsi"/>
          <w:sz w:val="28"/>
          <w:szCs w:val="28"/>
        </w:rPr>
      </w:pPr>
    </w:p>
    <w:p w14:paraId="6931D912" w14:textId="790655F4" w:rsidR="006E43B1" w:rsidRPr="00C857E4" w:rsidRDefault="006E43B1" w:rsidP="00952954">
      <w:pPr>
        <w:rPr>
          <w:b/>
          <w:bCs/>
          <w:sz w:val="28"/>
          <w:szCs w:val="28"/>
        </w:rPr>
      </w:pPr>
      <w:r w:rsidRPr="00C857E4">
        <w:rPr>
          <w:b/>
          <w:bCs/>
          <w:sz w:val="28"/>
          <w:szCs w:val="28"/>
        </w:rPr>
        <w:t xml:space="preserve">         </w:t>
      </w:r>
      <w:r w:rsidR="00C857E4" w:rsidRPr="00C857E4">
        <w:rPr>
          <w:b/>
          <w:bCs/>
          <w:sz w:val="28"/>
          <w:szCs w:val="28"/>
        </w:rPr>
        <w:t xml:space="preserve">     </w:t>
      </w:r>
      <w:r w:rsidRPr="00C857E4">
        <w:rPr>
          <w:b/>
          <w:bCs/>
          <w:sz w:val="28"/>
          <w:szCs w:val="28"/>
        </w:rPr>
        <w:t xml:space="preserve"> Example :- </w:t>
      </w:r>
    </w:p>
    <w:p w14:paraId="55584941" w14:textId="15338BD7" w:rsidR="00AB1C9C" w:rsidRDefault="00AB1C9C" w:rsidP="00952954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</w:p>
    <w:p w14:paraId="5FE21687" w14:textId="77777777" w:rsidR="00B37085" w:rsidRPr="00B37085" w:rsidRDefault="00B37085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37085">
        <w:rPr>
          <w:rFonts w:ascii="Menlo" w:hAnsi="Menlo" w:cs="Menlo"/>
          <w:color w:val="808080"/>
          <w:sz w:val="18"/>
          <w:szCs w:val="18"/>
        </w:rPr>
        <w:t>&lt;!</w:t>
      </w:r>
      <w:r w:rsidRPr="00B37085">
        <w:rPr>
          <w:rFonts w:ascii="Menlo" w:hAnsi="Menlo" w:cs="Menlo"/>
          <w:color w:val="569CD6"/>
          <w:sz w:val="18"/>
          <w:szCs w:val="18"/>
        </w:rPr>
        <w:t>DOCTYPE</w:t>
      </w:r>
      <w:r w:rsidRPr="00B37085">
        <w:rPr>
          <w:rFonts w:ascii="Menlo" w:hAnsi="Menlo" w:cs="Menlo"/>
          <w:color w:val="CCCCCC"/>
          <w:sz w:val="18"/>
          <w:szCs w:val="18"/>
        </w:rPr>
        <w:t xml:space="preserve"> </w:t>
      </w:r>
      <w:r w:rsidRPr="00B37085">
        <w:rPr>
          <w:rFonts w:ascii="Menlo" w:hAnsi="Menlo" w:cs="Menlo"/>
          <w:color w:val="9CDCFE"/>
          <w:sz w:val="18"/>
          <w:szCs w:val="18"/>
        </w:rPr>
        <w:t>html</w:t>
      </w:r>
      <w:r w:rsidRPr="00B37085">
        <w:rPr>
          <w:rFonts w:ascii="Menlo" w:hAnsi="Menlo" w:cs="Menlo"/>
          <w:color w:val="808080"/>
          <w:sz w:val="18"/>
          <w:szCs w:val="18"/>
        </w:rPr>
        <w:t>&gt;</w:t>
      </w:r>
    </w:p>
    <w:p w14:paraId="7F87102E" w14:textId="77777777" w:rsidR="00B37085" w:rsidRPr="00B37085" w:rsidRDefault="00B37085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37085">
        <w:rPr>
          <w:rFonts w:ascii="Menlo" w:hAnsi="Menlo" w:cs="Menlo"/>
          <w:color w:val="808080"/>
          <w:sz w:val="18"/>
          <w:szCs w:val="18"/>
        </w:rPr>
        <w:t>&lt;</w:t>
      </w:r>
      <w:r w:rsidRPr="00B37085">
        <w:rPr>
          <w:rFonts w:ascii="Menlo" w:hAnsi="Menlo" w:cs="Menlo"/>
          <w:color w:val="569CD6"/>
          <w:sz w:val="18"/>
          <w:szCs w:val="18"/>
        </w:rPr>
        <w:t>html</w:t>
      </w:r>
      <w:r w:rsidRPr="00B37085">
        <w:rPr>
          <w:rFonts w:ascii="Menlo" w:hAnsi="Menlo" w:cs="Menlo"/>
          <w:color w:val="CCCCCC"/>
          <w:sz w:val="18"/>
          <w:szCs w:val="18"/>
        </w:rPr>
        <w:t xml:space="preserve"> </w:t>
      </w:r>
      <w:r w:rsidRPr="00B37085">
        <w:rPr>
          <w:rFonts w:ascii="Menlo" w:hAnsi="Menlo" w:cs="Menlo"/>
          <w:color w:val="9CDCFE"/>
          <w:sz w:val="18"/>
          <w:szCs w:val="18"/>
        </w:rPr>
        <w:t>lang</w:t>
      </w:r>
      <w:r w:rsidRPr="00B37085">
        <w:rPr>
          <w:rFonts w:ascii="Menlo" w:hAnsi="Menlo" w:cs="Menlo"/>
          <w:color w:val="CCCCCC"/>
          <w:sz w:val="18"/>
          <w:szCs w:val="18"/>
        </w:rPr>
        <w:t>=</w:t>
      </w:r>
      <w:r w:rsidRPr="00B37085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B37085"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 w:rsidRPr="00B37085">
        <w:rPr>
          <w:rFonts w:ascii="Menlo" w:hAnsi="Menlo" w:cs="Menlo"/>
          <w:color w:val="CE9178"/>
          <w:sz w:val="18"/>
          <w:szCs w:val="18"/>
        </w:rPr>
        <w:t>"</w:t>
      </w:r>
      <w:r w:rsidRPr="00B37085">
        <w:rPr>
          <w:rFonts w:ascii="Menlo" w:hAnsi="Menlo" w:cs="Menlo"/>
          <w:color w:val="808080"/>
          <w:sz w:val="18"/>
          <w:szCs w:val="18"/>
        </w:rPr>
        <w:t>&gt;</w:t>
      </w:r>
    </w:p>
    <w:p w14:paraId="7B84BE6D" w14:textId="77777777" w:rsidR="00B37085" w:rsidRPr="00B37085" w:rsidRDefault="00B37085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37085">
        <w:rPr>
          <w:rFonts w:ascii="Menlo" w:hAnsi="Menlo" w:cs="Menlo"/>
          <w:color w:val="808080"/>
          <w:sz w:val="18"/>
          <w:szCs w:val="18"/>
        </w:rPr>
        <w:t>&lt;</w:t>
      </w:r>
      <w:r w:rsidRPr="00B37085">
        <w:rPr>
          <w:rFonts w:ascii="Menlo" w:hAnsi="Menlo" w:cs="Menlo"/>
          <w:color w:val="569CD6"/>
          <w:sz w:val="18"/>
          <w:szCs w:val="18"/>
        </w:rPr>
        <w:t>head</w:t>
      </w:r>
      <w:r w:rsidRPr="00B37085">
        <w:rPr>
          <w:rFonts w:ascii="Menlo" w:hAnsi="Menlo" w:cs="Menlo"/>
          <w:color w:val="808080"/>
          <w:sz w:val="18"/>
          <w:szCs w:val="18"/>
        </w:rPr>
        <w:t>&gt;</w:t>
      </w:r>
    </w:p>
    <w:p w14:paraId="2E8A5668" w14:textId="77777777" w:rsidR="00B37085" w:rsidRPr="00B37085" w:rsidRDefault="00B37085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37085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37085">
        <w:rPr>
          <w:rFonts w:ascii="Menlo" w:hAnsi="Menlo" w:cs="Menlo"/>
          <w:color w:val="808080"/>
          <w:sz w:val="18"/>
          <w:szCs w:val="18"/>
        </w:rPr>
        <w:t>&lt;</w:t>
      </w:r>
      <w:r w:rsidRPr="00B37085">
        <w:rPr>
          <w:rFonts w:ascii="Menlo" w:hAnsi="Menlo" w:cs="Menlo"/>
          <w:color w:val="569CD6"/>
          <w:sz w:val="18"/>
          <w:szCs w:val="18"/>
        </w:rPr>
        <w:t>meta</w:t>
      </w:r>
      <w:r w:rsidRPr="00B37085">
        <w:rPr>
          <w:rFonts w:ascii="Menlo" w:hAnsi="Menlo" w:cs="Menlo"/>
          <w:color w:val="CCCCCC"/>
          <w:sz w:val="18"/>
          <w:szCs w:val="18"/>
        </w:rPr>
        <w:t xml:space="preserve"> </w:t>
      </w:r>
      <w:r w:rsidRPr="00B37085">
        <w:rPr>
          <w:rFonts w:ascii="Menlo" w:hAnsi="Menlo" w:cs="Menlo"/>
          <w:color w:val="9CDCFE"/>
          <w:sz w:val="18"/>
          <w:szCs w:val="18"/>
        </w:rPr>
        <w:t>charset</w:t>
      </w:r>
      <w:r w:rsidRPr="00B37085">
        <w:rPr>
          <w:rFonts w:ascii="Menlo" w:hAnsi="Menlo" w:cs="Menlo"/>
          <w:color w:val="CCCCCC"/>
          <w:sz w:val="18"/>
          <w:szCs w:val="18"/>
        </w:rPr>
        <w:t>=</w:t>
      </w:r>
      <w:r w:rsidRPr="00B37085">
        <w:rPr>
          <w:rFonts w:ascii="Menlo" w:hAnsi="Menlo" w:cs="Menlo"/>
          <w:color w:val="CE9178"/>
          <w:sz w:val="18"/>
          <w:szCs w:val="18"/>
        </w:rPr>
        <w:t>"UTF-8"</w:t>
      </w:r>
      <w:r w:rsidRPr="00B37085">
        <w:rPr>
          <w:rFonts w:ascii="Menlo" w:hAnsi="Menlo" w:cs="Menlo"/>
          <w:color w:val="808080"/>
          <w:sz w:val="18"/>
          <w:szCs w:val="18"/>
        </w:rPr>
        <w:t>&gt;</w:t>
      </w:r>
    </w:p>
    <w:p w14:paraId="0C21A289" w14:textId="77777777" w:rsidR="00B37085" w:rsidRPr="00B37085" w:rsidRDefault="00B37085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37085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37085">
        <w:rPr>
          <w:rFonts w:ascii="Menlo" w:hAnsi="Menlo" w:cs="Menlo"/>
          <w:color w:val="808080"/>
          <w:sz w:val="18"/>
          <w:szCs w:val="18"/>
        </w:rPr>
        <w:t>&lt;</w:t>
      </w:r>
      <w:r w:rsidRPr="00B37085">
        <w:rPr>
          <w:rFonts w:ascii="Menlo" w:hAnsi="Menlo" w:cs="Menlo"/>
          <w:color w:val="569CD6"/>
          <w:sz w:val="18"/>
          <w:szCs w:val="18"/>
        </w:rPr>
        <w:t>meta</w:t>
      </w:r>
      <w:r w:rsidRPr="00B37085">
        <w:rPr>
          <w:rFonts w:ascii="Menlo" w:hAnsi="Menlo" w:cs="Menlo"/>
          <w:color w:val="CCCCCC"/>
          <w:sz w:val="18"/>
          <w:szCs w:val="18"/>
        </w:rPr>
        <w:t xml:space="preserve"> </w:t>
      </w:r>
      <w:r w:rsidRPr="00B37085">
        <w:rPr>
          <w:rFonts w:ascii="Menlo" w:hAnsi="Menlo" w:cs="Menlo"/>
          <w:color w:val="9CDCFE"/>
          <w:sz w:val="18"/>
          <w:szCs w:val="18"/>
        </w:rPr>
        <w:t>name</w:t>
      </w:r>
      <w:r w:rsidRPr="00B37085">
        <w:rPr>
          <w:rFonts w:ascii="Menlo" w:hAnsi="Menlo" w:cs="Menlo"/>
          <w:color w:val="CCCCCC"/>
          <w:sz w:val="18"/>
          <w:szCs w:val="18"/>
        </w:rPr>
        <w:t>=</w:t>
      </w:r>
      <w:r w:rsidRPr="00B37085">
        <w:rPr>
          <w:rFonts w:ascii="Menlo" w:hAnsi="Menlo" w:cs="Menlo"/>
          <w:color w:val="CE9178"/>
          <w:sz w:val="18"/>
          <w:szCs w:val="18"/>
        </w:rPr>
        <w:t>"viewport"</w:t>
      </w:r>
      <w:r w:rsidRPr="00B37085">
        <w:rPr>
          <w:rFonts w:ascii="Menlo" w:hAnsi="Menlo" w:cs="Menlo"/>
          <w:color w:val="CCCCCC"/>
          <w:sz w:val="18"/>
          <w:szCs w:val="18"/>
        </w:rPr>
        <w:t xml:space="preserve"> </w:t>
      </w:r>
      <w:r w:rsidRPr="00B37085">
        <w:rPr>
          <w:rFonts w:ascii="Menlo" w:hAnsi="Menlo" w:cs="Menlo"/>
          <w:color w:val="9CDCFE"/>
          <w:sz w:val="18"/>
          <w:szCs w:val="18"/>
        </w:rPr>
        <w:t>content</w:t>
      </w:r>
      <w:r w:rsidRPr="00B37085">
        <w:rPr>
          <w:rFonts w:ascii="Menlo" w:hAnsi="Menlo" w:cs="Menlo"/>
          <w:color w:val="CCCCCC"/>
          <w:sz w:val="18"/>
          <w:szCs w:val="18"/>
        </w:rPr>
        <w:t>=</w:t>
      </w:r>
      <w:r w:rsidRPr="00B37085">
        <w:rPr>
          <w:rFonts w:ascii="Menlo" w:hAnsi="Menlo" w:cs="Menlo"/>
          <w:color w:val="CE9178"/>
          <w:sz w:val="18"/>
          <w:szCs w:val="18"/>
        </w:rPr>
        <w:t>"width=device-width, initial-scale=1.0"</w:t>
      </w:r>
      <w:r w:rsidRPr="00B37085">
        <w:rPr>
          <w:rFonts w:ascii="Menlo" w:hAnsi="Menlo" w:cs="Menlo"/>
          <w:color w:val="808080"/>
          <w:sz w:val="18"/>
          <w:szCs w:val="18"/>
        </w:rPr>
        <w:t>&gt;</w:t>
      </w:r>
    </w:p>
    <w:p w14:paraId="01651194" w14:textId="77777777" w:rsidR="00B37085" w:rsidRPr="00B37085" w:rsidRDefault="00B37085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37085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37085">
        <w:rPr>
          <w:rFonts w:ascii="Menlo" w:hAnsi="Menlo" w:cs="Menlo"/>
          <w:color w:val="808080"/>
          <w:sz w:val="18"/>
          <w:szCs w:val="18"/>
        </w:rPr>
        <w:t>&lt;</w:t>
      </w:r>
      <w:r w:rsidRPr="00B37085">
        <w:rPr>
          <w:rFonts w:ascii="Menlo" w:hAnsi="Menlo" w:cs="Menlo"/>
          <w:color w:val="569CD6"/>
          <w:sz w:val="18"/>
          <w:szCs w:val="18"/>
        </w:rPr>
        <w:t>title</w:t>
      </w:r>
      <w:r w:rsidRPr="00B37085">
        <w:rPr>
          <w:rFonts w:ascii="Menlo" w:hAnsi="Menlo" w:cs="Menlo"/>
          <w:color w:val="808080"/>
          <w:sz w:val="18"/>
          <w:szCs w:val="18"/>
        </w:rPr>
        <w:t>&gt;</w:t>
      </w:r>
      <w:r w:rsidRPr="00B37085">
        <w:rPr>
          <w:rFonts w:ascii="Menlo" w:hAnsi="Menlo" w:cs="Menlo"/>
          <w:color w:val="CCCCCC"/>
          <w:sz w:val="18"/>
          <w:szCs w:val="18"/>
        </w:rPr>
        <w:t>Document</w:t>
      </w:r>
      <w:r w:rsidRPr="00B37085">
        <w:rPr>
          <w:rFonts w:ascii="Menlo" w:hAnsi="Menlo" w:cs="Menlo"/>
          <w:color w:val="808080"/>
          <w:sz w:val="18"/>
          <w:szCs w:val="18"/>
        </w:rPr>
        <w:t>&lt;/</w:t>
      </w:r>
      <w:r w:rsidRPr="00B37085">
        <w:rPr>
          <w:rFonts w:ascii="Menlo" w:hAnsi="Menlo" w:cs="Menlo"/>
          <w:color w:val="569CD6"/>
          <w:sz w:val="18"/>
          <w:szCs w:val="18"/>
        </w:rPr>
        <w:t>title</w:t>
      </w:r>
      <w:r w:rsidRPr="00B37085">
        <w:rPr>
          <w:rFonts w:ascii="Menlo" w:hAnsi="Menlo" w:cs="Menlo"/>
          <w:color w:val="808080"/>
          <w:sz w:val="18"/>
          <w:szCs w:val="18"/>
        </w:rPr>
        <w:t>&gt;</w:t>
      </w:r>
    </w:p>
    <w:p w14:paraId="1D6009E6" w14:textId="77777777" w:rsidR="00B37085" w:rsidRPr="00B37085" w:rsidRDefault="00B37085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37085">
        <w:rPr>
          <w:rFonts w:ascii="Menlo" w:hAnsi="Menlo" w:cs="Menlo"/>
          <w:color w:val="808080"/>
          <w:sz w:val="18"/>
          <w:szCs w:val="18"/>
        </w:rPr>
        <w:t>&lt;/</w:t>
      </w:r>
      <w:r w:rsidRPr="00B37085">
        <w:rPr>
          <w:rFonts w:ascii="Menlo" w:hAnsi="Menlo" w:cs="Menlo"/>
          <w:color w:val="569CD6"/>
          <w:sz w:val="18"/>
          <w:szCs w:val="18"/>
        </w:rPr>
        <w:t>head</w:t>
      </w:r>
      <w:r w:rsidRPr="00B37085">
        <w:rPr>
          <w:rFonts w:ascii="Menlo" w:hAnsi="Menlo" w:cs="Menlo"/>
          <w:color w:val="808080"/>
          <w:sz w:val="18"/>
          <w:szCs w:val="18"/>
        </w:rPr>
        <w:t>&gt;</w:t>
      </w:r>
    </w:p>
    <w:p w14:paraId="086879B3" w14:textId="77777777" w:rsidR="00B37085" w:rsidRPr="00B37085" w:rsidRDefault="00B37085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37085">
        <w:rPr>
          <w:rFonts w:ascii="Menlo" w:hAnsi="Menlo" w:cs="Menlo"/>
          <w:color w:val="808080"/>
          <w:sz w:val="18"/>
          <w:szCs w:val="18"/>
        </w:rPr>
        <w:t>&lt;</w:t>
      </w:r>
      <w:r w:rsidRPr="00B37085">
        <w:rPr>
          <w:rFonts w:ascii="Menlo" w:hAnsi="Menlo" w:cs="Menlo"/>
          <w:color w:val="569CD6"/>
          <w:sz w:val="18"/>
          <w:szCs w:val="18"/>
        </w:rPr>
        <w:t>body</w:t>
      </w:r>
      <w:r w:rsidRPr="00B37085">
        <w:rPr>
          <w:rFonts w:ascii="Menlo" w:hAnsi="Menlo" w:cs="Menlo"/>
          <w:color w:val="808080"/>
          <w:sz w:val="18"/>
          <w:szCs w:val="18"/>
        </w:rPr>
        <w:t>&gt;</w:t>
      </w:r>
    </w:p>
    <w:p w14:paraId="2B118F66" w14:textId="77777777" w:rsidR="00B37085" w:rsidRPr="00B37085" w:rsidRDefault="00B37085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37085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37085">
        <w:rPr>
          <w:rFonts w:ascii="Menlo" w:hAnsi="Menlo" w:cs="Menlo"/>
          <w:color w:val="808080"/>
          <w:sz w:val="18"/>
          <w:szCs w:val="18"/>
        </w:rPr>
        <w:t>&lt;</w:t>
      </w:r>
      <w:r w:rsidRPr="00B37085">
        <w:rPr>
          <w:rFonts w:ascii="Menlo" w:hAnsi="Menlo" w:cs="Menlo"/>
          <w:color w:val="569CD6"/>
          <w:sz w:val="18"/>
          <w:szCs w:val="18"/>
        </w:rPr>
        <w:t>a</w:t>
      </w:r>
      <w:r w:rsidRPr="00B37085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37085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B37085">
        <w:rPr>
          <w:rFonts w:ascii="Menlo" w:hAnsi="Menlo" w:cs="Menlo"/>
          <w:color w:val="CCCCCC"/>
          <w:sz w:val="18"/>
          <w:szCs w:val="18"/>
        </w:rPr>
        <w:t>=</w:t>
      </w:r>
      <w:r w:rsidRPr="00B37085">
        <w:rPr>
          <w:rFonts w:ascii="Menlo" w:hAnsi="Menlo" w:cs="Menlo"/>
          <w:color w:val="CE9178"/>
          <w:sz w:val="18"/>
          <w:szCs w:val="18"/>
        </w:rPr>
        <w:t>"home.html"</w:t>
      </w:r>
      <w:r w:rsidRPr="00B37085">
        <w:rPr>
          <w:rFonts w:ascii="Menlo" w:hAnsi="Menlo" w:cs="Menlo"/>
          <w:color w:val="808080"/>
          <w:sz w:val="18"/>
          <w:szCs w:val="18"/>
        </w:rPr>
        <w:t>&gt;</w:t>
      </w:r>
      <w:r w:rsidRPr="00B37085">
        <w:rPr>
          <w:rFonts w:ascii="Menlo" w:hAnsi="Menlo" w:cs="Menlo"/>
          <w:color w:val="CCCCCC"/>
          <w:sz w:val="18"/>
          <w:szCs w:val="18"/>
        </w:rPr>
        <w:t xml:space="preserve"> HOME </w:t>
      </w:r>
      <w:r w:rsidRPr="00B37085">
        <w:rPr>
          <w:rFonts w:ascii="Menlo" w:hAnsi="Menlo" w:cs="Menlo"/>
          <w:color w:val="808080"/>
          <w:sz w:val="18"/>
          <w:szCs w:val="18"/>
        </w:rPr>
        <w:t>&lt;/</w:t>
      </w:r>
      <w:r w:rsidRPr="00B37085">
        <w:rPr>
          <w:rFonts w:ascii="Menlo" w:hAnsi="Menlo" w:cs="Menlo"/>
          <w:color w:val="569CD6"/>
          <w:sz w:val="18"/>
          <w:szCs w:val="18"/>
        </w:rPr>
        <w:t>a</w:t>
      </w:r>
      <w:r w:rsidRPr="00B37085">
        <w:rPr>
          <w:rFonts w:ascii="Menlo" w:hAnsi="Menlo" w:cs="Menlo"/>
          <w:color w:val="808080"/>
          <w:sz w:val="18"/>
          <w:szCs w:val="18"/>
        </w:rPr>
        <w:t>&gt;</w:t>
      </w:r>
    </w:p>
    <w:p w14:paraId="5BB70333" w14:textId="77777777" w:rsidR="00B37085" w:rsidRPr="00B37085" w:rsidRDefault="00B37085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37085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37085">
        <w:rPr>
          <w:rFonts w:ascii="Menlo" w:hAnsi="Menlo" w:cs="Menlo"/>
          <w:color w:val="808080"/>
          <w:sz w:val="18"/>
          <w:szCs w:val="18"/>
        </w:rPr>
        <w:t>&lt;</w:t>
      </w:r>
      <w:r w:rsidRPr="00B37085">
        <w:rPr>
          <w:rFonts w:ascii="Menlo" w:hAnsi="Menlo" w:cs="Menlo"/>
          <w:color w:val="569CD6"/>
          <w:sz w:val="18"/>
          <w:szCs w:val="18"/>
        </w:rPr>
        <w:t>a</w:t>
      </w:r>
      <w:r w:rsidRPr="00B37085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37085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B37085">
        <w:rPr>
          <w:rFonts w:ascii="Menlo" w:hAnsi="Menlo" w:cs="Menlo"/>
          <w:color w:val="CCCCCC"/>
          <w:sz w:val="18"/>
          <w:szCs w:val="18"/>
        </w:rPr>
        <w:t>=</w:t>
      </w:r>
      <w:r w:rsidRPr="00B37085">
        <w:rPr>
          <w:rFonts w:ascii="Menlo" w:hAnsi="Menlo" w:cs="Menlo"/>
          <w:color w:val="CE9178"/>
          <w:sz w:val="18"/>
          <w:szCs w:val="18"/>
        </w:rPr>
        <w:t>"Aboutus.html"</w:t>
      </w:r>
      <w:r w:rsidRPr="00B37085">
        <w:rPr>
          <w:rFonts w:ascii="Menlo" w:hAnsi="Menlo" w:cs="Menlo"/>
          <w:color w:val="808080"/>
          <w:sz w:val="18"/>
          <w:szCs w:val="18"/>
        </w:rPr>
        <w:t>&gt;</w:t>
      </w:r>
      <w:r w:rsidRPr="00B37085">
        <w:rPr>
          <w:rFonts w:ascii="Menlo" w:hAnsi="Menlo" w:cs="Menlo"/>
          <w:color w:val="CCCCCC"/>
          <w:sz w:val="18"/>
          <w:szCs w:val="18"/>
        </w:rPr>
        <w:t xml:space="preserve"> ABOUT US </w:t>
      </w:r>
      <w:r w:rsidRPr="00B37085">
        <w:rPr>
          <w:rFonts w:ascii="Menlo" w:hAnsi="Menlo" w:cs="Menlo"/>
          <w:color w:val="808080"/>
          <w:sz w:val="18"/>
          <w:szCs w:val="18"/>
        </w:rPr>
        <w:t>&lt;/</w:t>
      </w:r>
      <w:r w:rsidRPr="00B37085">
        <w:rPr>
          <w:rFonts w:ascii="Menlo" w:hAnsi="Menlo" w:cs="Menlo"/>
          <w:color w:val="569CD6"/>
          <w:sz w:val="18"/>
          <w:szCs w:val="18"/>
        </w:rPr>
        <w:t>a</w:t>
      </w:r>
      <w:r w:rsidRPr="00B37085">
        <w:rPr>
          <w:rFonts w:ascii="Menlo" w:hAnsi="Menlo" w:cs="Menlo"/>
          <w:color w:val="808080"/>
          <w:sz w:val="18"/>
          <w:szCs w:val="18"/>
        </w:rPr>
        <w:t>&gt;</w:t>
      </w:r>
    </w:p>
    <w:p w14:paraId="17029422" w14:textId="77777777" w:rsidR="00B37085" w:rsidRPr="00B37085" w:rsidRDefault="00B37085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37085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37085">
        <w:rPr>
          <w:rFonts w:ascii="Menlo" w:hAnsi="Menlo" w:cs="Menlo"/>
          <w:color w:val="808080"/>
          <w:sz w:val="18"/>
          <w:szCs w:val="18"/>
        </w:rPr>
        <w:t>&lt;</w:t>
      </w:r>
      <w:r w:rsidRPr="00B37085">
        <w:rPr>
          <w:rFonts w:ascii="Menlo" w:hAnsi="Menlo" w:cs="Menlo"/>
          <w:color w:val="569CD6"/>
          <w:sz w:val="18"/>
          <w:szCs w:val="18"/>
        </w:rPr>
        <w:t>a</w:t>
      </w:r>
      <w:r w:rsidRPr="00B37085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37085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B37085">
        <w:rPr>
          <w:rFonts w:ascii="Menlo" w:hAnsi="Menlo" w:cs="Menlo"/>
          <w:color w:val="CCCCCC"/>
          <w:sz w:val="18"/>
          <w:szCs w:val="18"/>
        </w:rPr>
        <w:t>=</w:t>
      </w:r>
      <w:r w:rsidRPr="00B37085">
        <w:rPr>
          <w:rFonts w:ascii="Menlo" w:hAnsi="Menlo" w:cs="Menlo"/>
          <w:color w:val="CE9178"/>
          <w:sz w:val="18"/>
          <w:szCs w:val="18"/>
        </w:rPr>
        <w:t>"Contactus.html"</w:t>
      </w:r>
      <w:r w:rsidRPr="00B37085">
        <w:rPr>
          <w:rFonts w:ascii="Menlo" w:hAnsi="Menlo" w:cs="Menlo"/>
          <w:color w:val="808080"/>
          <w:sz w:val="18"/>
          <w:szCs w:val="18"/>
        </w:rPr>
        <w:t>&gt;</w:t>
      </w:r>
      <w:r w:rsidRPr="00B37085">
        <w:rPr>
          <w:rFonts w:ascii="Menlo" w:hAnsi="Menlo" w:cs="Menlo"/>
          <w:color w:val="CCCCCC"/>
          <w:sz w:val="18"/>
          <w:szCs w:val="18"/>
        </w:rPr>
        <w:t xml:space="preserve"> CONTACT US </w:t>
      </w:r>
      <w:r w:rsidRPr="00B37085">
        <w:rPr>
          <w:rFonts w:ascii="Menlo" w:hAnsi="Menlo" w:cs="Menlo"/>
          <w:color w:val="808080"/>
          <w:sz w:val="18"/>
          <w:szCs w:val="18"/>
        </w:rPr>
        <w:t>&lt;/</w:t>
      </w:r>
      <w:r w:rsidRPr="00B37085">
        <w:rPr>
          <w:rFonts w:ascii="Menlo" w:hAnsi="Menlo" w:cs="Menlo"/>
          <w:color w:val="569CD6"/>
          <w:sz w:val="18"/>
          <w:szCs w:val="18"/>
        </w:rPr>
        <w:t>a</w:t>
      </w:r>
      <w:r w:rsidRPr="00B37085">
        <w:rPr>
          <w:rFonts w:ascii="Menlo" w:hAnsi="Menlo" w:cs="Menlo"/>
          <w:color w:val="808080"/>
          <w:sz w:val="18"/>
          <w:szCs w:val="18"/>
        </w:rPr>
        <w:t>&gt;</w:t>
      </w:r>
    </w:p>
    <w:p w14:paraId="58F99AFE" w14:textId="77777777" w:rsidR="00B37085" w:rsidRPr="00B37085" w:rsidRDefault="00B37085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37085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37085">
        <w:rPr>
          <w:rFonts w:ascii="Menlo" w:hAnsi="Menlo" w:cs="Menlo"/>
          <w:color w:val="808080"/>
          <w:sz w:val="18"/>
          <w:szCs w:val="18"/>
        </w:rPr>
        <w:t>&lt;</w:t>
      </w:r>
      <w:r w:rsidRPr="00B37085">
        <w:rPr>
          <w:rFonts w:ascii="Menlo" w:hAnsi="Menlo" w:cs="Menlo"/>
          <w:color w:val="569CD6"/>
          <w:sz w:val="18"/>
          <w:szCs w:val="18"/>
        </w:rPr>
        <w:t>a</w:t>
      </w:r>
      <w:r w:rsidRPr="00B37085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37085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B37085">
        <w:rPr>
          <w:rFonts w:ascii="Menlo" w:hAnsi="Menlo" w:cs="Menlo"/>
          <w:color w:val="CCCCCC"/>
          <w:sz w:val="18"/>
          <w:szCs w:val="18"/>
        </w:rPr>
        <w:t>=</w:t>
      </w:r>
      <w:r w:rsidRPr="00B37085">
        <w:rPr>
          <w:rFonts w:ascii="Menlo" w:hAnsi="Menlo" w:cs="Menlo"/>
          <w:color w:val="CE9178"/>
          <w:sz w:val="18"/>
          <w:szCs w:val="18"/>
        </w:rPr>
        <w:t>"Image.html"</w:t>
      </w:r>
      <w:r w:rsidRPr="00B37085">
        <w:rPr>
          <w:rFonts w:ascii="Menlo" w:hAnsi="Menlo" w:cs="Menlo"/>
          <w:color w:val="808080"/>
          <w:sz w:val="18"/>
          <w:szCs w:val="18"/>
        </w:rPr>
        <w:t>&gt;</w:t>
      </w:r>
      <w:r w:rsidRPr="00B37085">
        <w:rPr>
          <w:rFonts w:ascii="Menlo" w:hAnsi="Menlo" w:cs="Menlo"/>
          <w:color w:val="CCCCCC"/>
          <w:sz w:val="18"/>
          <w:szCs w:val="18"/>
        </w:rPr>
        <w:t xml:space="preserve"> IMAGES</w:t>
      </w:r>
      <w:r w:rsidRPr="00B37085">
        <w:rPr>
          <w:rFonts w:ascii="Menlo" w:hAnsi="Menlo" w:cs="Menlo"/>
          <w:color w:val="808080"/>
          <w:sz w:val="18"/>
          <w:szCs w:val="18"/>
        </w:rPr>
        <w:t>&lt;/</w:t>
      </w:r>
      <w:r w:rsidRPr="00B37085">
        <w:rPr>
          <w:rFonts w:ascii="Menlo" w:hAnsi="Menlo" w:cs="Menlo"/>
          <w:color w:val="569CD6"/>
          <w:sz w:val="18"/>
          <w:szCs w:val="18"/>
        </w:rPr>
        <w:t>a</w:t>
      </w:r>
      <w:r w:rsidRPr="00B37085">
        <w:rPr>
          <w:rFonts w:ascii="Menlo" w:hAnsi="Menlo" w:cs="Menlo"/>
          <w:color w:val="808080"/>
          <w:sz w:val="18"/>
          <w:szCs w:val="18"/>
        </w:rPr>
        <w:t>&gt;</w:t>
      </w:r>
    </w:p>
    <w:p w14:paraId="7ABBD66A" w14:textId="77777777" w:rsidR="00B37085" w:rsidRPr="00B37085" w:rsidRDefault="00B37085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37085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37085">
        <w:rPr>
          <w:rFonts w:ascii="Menlo" w:hAnsi="Menlo" w:cs="Menlo"/>
          <w:color w:val="808080"/>
          <w:sz w:val="18"/>
          <w:szCs w:val="18"/>
        </w:rPr>
        <w:t>&lt;</w:t>
      </w:r>
      <w:r w:rsidRPr="00B37085">
        <w:rPr>
          <w:rFonts w:ascii="Menlo" w:hAnsi="Menlo" w:cs="Menlo"/>
          <w:color w:val="569CD6"/>
          <w:sz w:val="18"/>
          <w:szCs w:val="18"/>
        </w:rPr>
        <w:t>H1</w:t>
      </w:r>
      <w:r w:rsidRPr="00B37085">
        <w:rPr>
          <w:rFonts w:ascii="Menlo" w:hAnsi="Menlo" w:cs="Menlo"/>
          <w:color w:val="808080"/>
          <w:sz w:val="18"/>
          <w:szCs w:val="18"/>
        </w:rPr>
        <w:t>&gt;</w:t>
      </w:r>
      <w:r w:rsidRPr="00B37085">
        <w:rPr>
          <w:rFonts w:ascii="Menlo" w:hAnsi="Menlo" w:cs="Menlo"/>
          <w:color w:val="CCCCCC"/>
          <w:sz w:val="18"/>
          <w:szCs w:val="18"/>
        </w:rPr>
        <w:t xml:space="preserve"> WELLCOME TO THE HOME PAGE....! </w:t>
      </w:r>
      <w:r w:rsidRPr="00B37085">
        <w:rPr>
          <w:rFonts w:ascii="Menlo" w:hAnsi="Menlo" w:cs="Menlo"/>
          <w:color w:val="808080"/>
          <w:sz w:val="18"/>
          <w:szCs w:val="18"/>
        </w:rPr>
        <w:t>&lt;/</w:t>
      </w:r>
      <w:r w:rsidRPr="00B37085">
        <w:rPr>
          <w:rFonts w:ascii="Menlo" w:hAnsi="Menlo" w:cs="Menlo"/>
          <w:color w:val="569CD6"/>
          <w:sz w:val="18"/>
          <w:szCs w:val="18"/>
        </w:rPr>
        <w:t>H1</w:t>
      </w:r>
      <w:r w:rsidRPr="00B37085">
        <w:rPr>
          <w:rFonts w:ascii="Menlo" w:hAnsi="Menlo" w:cs="Menlo"/>
          <w:color w:val="808080"/>
          <w:sz w:val="18"/>
          <w:szCs w:val="18"/>
        </w:rPr>
        <w:t>&gt;</w:t>
      </w:r>
    </w:p>
    <w:p w14:paraId="131DA00A" w14:textId="77777777" w:rsidR="00B37085" w:rsidRPr="00B37085" w:rsidRDefault="00B37085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37085">
        <w:rPr>
          <w:rFonts w:ascii="Menlo" w:hAnsi="Menlo" w:cs="Menlo"/>
          <w:color w:val="808080"/>
          <w:sz w:val="18"/>
          <w:szCs w:val="18"/>
        </w:rPr>
        <w:t>&lt;/</w:t>
      </w:r>
      <w:r w:rsidRPr="00B37085">
        <w:rPr>
          <w:rFonts w:ascii="Menlo" w:hAnsi="Menlo" w:cs="Menlo"/>
          <w:color w:val="569CD6"/>
          <w:sz w:val="18"/>
          <w:szCs w:val="18"/>
        </w:rPr>
        <w:t>body</w:t>
      </w:r>
      <w:r w:rsidRPr="00B37085">
        <w:rPr>
          <w:rFonts w:ascii="Menlo" w:hAnsi="Menlo" w:cs="Menlo"/>
          <w:color w:val="808080"/>
          <w:sz w:val="18"/>
          <w:szCs w:val="18"/>
        </w:rPr>
        <w:t>&gt;</w:t>
      </w:r>
    </w:p>
    <w:p w14:paraId="7291591A" w14:textId="77777777" w:rsidR="00B37085" w:rsidRPr="00B37085" w:rsidRDefault="00B37085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37085">
        <w:rPr>
          <w:rFonts w:ascii="Menlo" w:hAnsi="Menlo" w:cs="Menlo"/>
          <w:color w:val="808080"/>
          <w:sz w:val="18"/>
          <w:szCs w:val="18"/>
        </w:rPr>
        <w:t>&lt;/</w:t>
      </w:r>
      <w:r w:rsidRPr="00B37085">
        <w:rPr>
          <w:rFonts w:ascii="Menlo" w:hAnsi="Menlo" w:cs="Menlo"/>
          <w:color w:val="569CD6"/>
          <w:sz w:val="18"/>
          <w:szCs w:val="18"/>
        </w:rPr>
        <w:t>html</w:t>
      </w:r>
      <w:r w:rsidRPr="00B37085">
        <w:rPr>
          <w:rFonts w:ascii="Menlo" w:hAnsi="Menlo" w:cs="Menlo"/>
          <w:color w:val="808080"/>
          <w:sz w:val="18"/>
          <w:szCs w:val="18"/>
        </w:rPr>
        <w:t>&gt;</w:t>
      </w:r>
    </w:p>
    <w:p w14:paraId="019EEC34" w14:textId="77777777" w:rsidR="00B37085" w:rsidRDefault="00B37085" w:rsidP="00952954">
      <w:pPr>
        <w:rPr>
          <w:sz w:val="28"/>
          <w:szCs w:val="28"/>
        </w:rPr>
      </w:pPr>
    </w:p>
    <w:p w14:paraId="33EE7AA5" w14:textId="77777777" w:rsidR="00B37085" w:rsidRDefault="00B37085" w:rsidP="00952954">
      <w:pPr>
        <w:rPr>
          <w:sz w:val="28"/>
          <w:szCs w:val="28"/>
        </w:rPr>
      </w:pPr>
    </w:p>
    <w:p w14:paraId="0DA1657A" w14:textId="74EF2126" w:rsidR="00AB1C9C" w:rsidRPr="00C857E4" w:rsidRDefault="00AB1C9C" w:rsidP="00952954">
      <w:pPr>
        <w:rPr>
          <w:b/>
          <w:bCs/>
          <w:sz w:val="28"/>
          <w:szCs w:val="28"/>
        </w:rPr>
      </w:pPr>
      <w:r w:rsidRPr="00C857E4">
        <w:rPr>
          <w:b/>
          <w:bCs/>
          <w:sz w:val="28"/>
          <w:szCs w:val="28"/>
        </w:rPr>
        <w:t xml:space="preserve">            </w:t>
      </w:r>
      <w:r w:rsidR="00C857E4">
        <w:rPr>
          <w:b/>
          <w:bCs/>
          <w:sz w:val="28"/>
          <w:szCs w:val="28"/>
        </w:rPr>
        <w:t xml:space="preserve">  </w:t>
      </w:r>
      <w:r w:rsidRPr="00C857E4">
        <w:rPr>
          <w:b/>
          <w:bCs/>
          <w:sz w:val="28"/>
          <w:szCs w:val="28"/>
        </w:rPr>
        <w:t>OUTPUT</w:t>
      </w:r>
      <w:r w:rsidR="003E214E" w:rsidRPr="00C857E4">
        <w:rPr>
          <w:b/>
          <w:bCs/>
          <w:sz w:val="28"/>
          <w:szCs w:val="28"/>
        </w:rPr>
        <w:t xml:space="preserve"> </w:t>
      </w:r>
      <w:r w:rsidR="00A27BB0" w:rsidRPr="00C857E4">
        <w:rPr>
          <w:b/>
          <w:bCs/>
          <w:sz w:val="28"/>
          <w:szCs w:val="28"/>
        </w:rPr>
        <w:t xml:space="preserve">:- </w:t>
      </w:r>
    </w:p>
    <w:p w14:paraId="563E8DDE" w14:textId="77777777" w:rsidR="00542980" w:rsidRDefault="00542980" w:rsidP="00952954">
      <w:pPr>
        <w:rPr>
          <w:sz w:val="28"/>
          <w:szCs w:val="28"/>
        </w:rPr>
      </w:pPr>
    </w:p>
    <w:p w14:paraId="63D08B40" w14:textId="77777777" w:rsidR="00AB1C9C" w:rsidRDefault="00AB1C9C" w:rsidP="00952954">
      <w:pPr>
        <w:rPr>
          <w:sz w:val="28"/>
          <w:szCs w:val="28"/>
        </w:rPr>
      </w:pPr>
    </w:p>
    <w:p w14:paraId="03F55892" w14:textId="38DCB7E9" w:rsidR="00AB1C9C" w:rsidRPr="00AB1C9C" w:rsidRDefault="00AB1C9C" w:rsidP="00952954">
      <w:r>
        <w:rPr>
          <w:sz w:val="28"/>
          <w:szCs w:val="28"/>
        </w:rPr>
        <w:t xml:space="preserve">                  </w:t>
      </w:r>
      <w:hyperlink r:id="rId11" w:history="1">
        <w:r w:rsidRPr="00AB1C9C">
          <w:rPr>
            <w:rFonts w:ascii="Times" w:hAnsi="Times"/>
            <w:color w:val="0000FF"/>
            <w:sz w:val="27"/>
            <w:szCs w:val="27"/>
            <w:u w:val="single"/>
          </w:rPr>
          <w:t>HOME </w:t>
        </w:r>
      </w:hyperlink>
      <w:hyperlink r:id="rId12" w:history="1">
        <w:r w:rsidRPr="00AB1C9C">
          <w:rPr>
            <w:rFonts w:ascii="Times" w:hAnsi="Times"/>
            <w:color w:val="0000FF"/>
            <w:sz w:val="27"/>
            <w:szCs w:val="27"/>
            <w:u w:val="single"/>
          </w:rPr>
          <w:t>ABOUT US </w:t>
        </w:r>
      </w:hyperlink>
      <w:hyperlink r:id="rId13" w:history="1">
        <w:r w:rsidRPr="00AB1C9C">
          <w:rPr>
            <w:rFonts w:ascii="Times" w:hAnsi="Times"/>
            <w:color w:val="0000FF"/>
            <w:sz w:val="27"/>
            <w:szCs w:val="27"/>
            <w:u w:val="single"/>
          </w:rPr>
          <w:t>CONTACT US </w:t>
        </w:r>
      </w:hyperlink>
      <w:hyperlink r:id="rId14" w:history="1">
        <w:r w:rsidRPr="00AB1C9C">
          <w:rPr>
            <w:rFonts w:ascii="Times" w:hAnsi="Times"/>
            <w:color w:val="0000FF"/>
            <w:sz w:val="27"/>
            <w:szCs w:val="27"/>
            <w:u w:val="single"/>
          </w:rPr>
          <w:t>IMAGES</w:t>
        </w:r>
      </w:hyperlink>
    </w:p>
    <w:p w14:paraId="46B38947" w14:textId="70A65284" w:rsidR="00FD637A" w:rsidRDefault="00AB1C9C" w:rsidP="00952954">
      <w:pPr>
        <w:spacing w:before="100" w:beforeAutospacing="1" w:after="100" w:afterAutospacing="1"/>
        <w:outlineLvl w:val="0"/>
        <w:rPr>
          <w:rFonts w:ascii="Times" w:hAnsi="Times"/>
          <w:b/>
          <w:bCs/>
          <w:color w:val="000000"/>
          <w:kern w:val="36"/>
          <w:sz w:val="48"/>
          <w:szCs w:val="48"/>
        </w:rPr>
      </w:pPr>
      <w:r w:rsidRPr="00AB1C9C">
        <w:rPr>
          <w:rFonts w:ascii="Times" w:hAnsi="Times"/>
          <w:b/>
          <w:bCs/>
          <w:color w:val="000000"/>
          <w:kern w:val="36"/>
          <w:sz w:val="48"/>
          <w:szCs w:val="48"/>
        </w:rPr>
        <w:t>WELLCOME TO THE HOME PAGE....!</w:t>
      </w:r>
    </w:p>
    <w:p w14:paraId="3ABE290A" w14:textId="77777777" w:rsidR="00FD637A" w:rsidRPr="005D640B" w:rsidRDefault="00FD637A" w:rsidP="00952954">
      <w:pPr>
        <w:spacing w:before="100" w:beforeAutospacing="1" w:after="100" w:afterAutospacing="1"/>
        <w:outlineLvl w:val="0"/>
        <w:rPr>
          <w:b/>
          <w:bCs/>
          <w:color w:val="000000"/>
          <w:kern w:val="36"/>
          <w:sz w:val="32"/>
          <w:szCs w:val="32"/>
        </w:rPr>
      </w:pPr>
    </w:p>
    <w:p w14:paraId="56B550EC" w14:textId="5C2827DE" w:rsidR="00F07495" w:rsidRPr="005D640B" w:rsidRDefault="00F07495" w:rsidP="00952954">
      <w:pPr>
        <w:spacing w:before="100" w:beforeAutospacing="1" w:after="100" w:afterAutospacing="1"/>
        <w:outlineLvl w:val="0"/>
        <w:rPr>
          <w:b/>
          <w:bCs/>
          <w:color w:val="000000"/>
          <w:kern w:val="36"/>
          <w:sz w:val="32"/>
          <w:szCs w:val="32"/>
        </w:rPr>
      </w:pPr>
      <w:r w:rsidRPr="005D640B">
        <w:rPr>
          <w:b/>
          <w:bCs/>
          <w:color w:val="000000"/>
          <w:kern w:val="36"/>
          <w:sz w:val="32"/>
          <w:szCs w:val="32"/>
        </w:rPr>
        <w:t xml:space="preserve"> Q. </w:t>
      </w:r>
      <w:r w:rsidR="00B51FBC" w:rsidRPr="005D640B">
        <w:rPr>
          <w:b/>
          <w:bCs/>
          <w:color w:val="000000"/>
          <w:kern w:val="36"/>
          <w:sz w:val="32"/>
          <w:szCs w:val="32"/>
        </w:rPr>
        <w:t xml:space="preserve"> What is the use of an </w:t>
      </w:r>
      <w:proofErr w:type="spellStart"/>
      <w:r w:rsidR="00B51FBC" w:rsidRPr="005D640B">
        <w:rPr>
          <w:b/>
          <w:bCs/>
          <w:color w:val="000000"/>
          <w:kern w:val="36"/>
          <w:sz w:val="32"/>
          <w:szCs w:val="32"/>
        </w:rPr>
        <w:t>iframe</w:t>
      </w:r>
      <w:proofErr w:type="spellEnd"/>
      <w:r w:rsidR="00B51FBC" w:rsidRPr="005D640B">
        <w:rPr>
          <w:b/>
          <w:bCs/>
          <w:color w:val="000000"/>
          <w:kern w:val="36"/>
          <w:sz w:val="32"/>
          <w:szCs w:val="32"/>
        </w:rPr>
        <w:t xml:space="preserve"> tag? </w:t>
      </w:r>
    </w:p>
    <w:p w14:paraId="22790814" w14:textId="485BAAAE" w:rsidR="00B613C4" w:rsidRPr="005D640B" w:rsidRDefault="00B613C4" w:rsidP="005D640B">
      <w:pPr>
        <w:spacing w:line="240" w:lineRule="atLeast"/>
        <w:outlineLvl w:val="0"/>
        <w:rPr>
          <w:color w:val="000000"/>
          <w:kern w:val="36"/>
          <w:sz w:val="28"/>
          <w:szCs w:val="28"/>
        </w:rPr>
      </w:pPr>
      <w:r>
        <w:rPr>
          <w:rFonts w:cstheme="minorHAnsi"/>
          <w:b/>
          <w:bCs/>
          <w:color w:val="000000"/>
          <w:kern w:val="36"/>
          <w:sz w:val="32"/>
          <w:szCs w:val="32"/>
        </w:rPr>
        <w:t xml:space="preserve">     </w:t>
      </w:r>
      <w:r w:rsidRPr="005D640B">
        <w:rPr>
          <w:b/>
          <w:bCs/>
          <w:color w:val="000000"/>
          <w:kern w:val="36"/>
          <w:sz w:val="28"/>
          <w:szCs w:val="28"/>
        </w:rPr>
        <w:t xml:space="preserve">- </w:t>
      </w:r>
      <w:r w:rsidR="00F54AB9" w:rsidRPr="005D640B">
        <w:rPr>
          <w:color w:val="000000"/>
          <w:kern w:val="36"/>
          <w:sz w:val="28"/>
          <w:szCs w:val="28"/>
        </w:rPr>
        <w:t xml:space="preserve">An </w:t>
      </w:r>
      <w:proofErr w:type="spellStart"/>
      <w:r w:rsidR="00F54AB9" w:rsidRPr="005D640B">
        <w:rPr>
          <w:color w:val="000000"/>
          <w:kern w:val="36"/>
          <w:sz w:val="28"/>
          <w:szCs w:val="28"/>
        </w:rPr>
        <w:t>iframe</w:t>
      </w:r>
      <w:proofErr w:type="spellEnd"/>
      <w:r w:rsidR="00F54AB9" w:rsidRPr="005D640B">
        <w:rPr>
          <w:color w:val="000000"/>
          <w:kern w:val="36"/>
          <w:sz w:val="28"/>
          <w:szCs w:val="28"/>
        </w:rPr>
        <w:t>, also knowns as inline Frame, is an element that loads another</w:t>
      </w:r>
    </w:p>
    <w:p w14:paraId="1342A73B" w14:textId="03DAD1D9" w:rsidR="00F54AB9" w:rsidRPr="005D640B" w:rsidRDefault="00F54AB9" w:rsidP="005D640B">
      <w:pPr>
        <w:spacing w:line="240" w:lineRule="atLeast"/>
        <w:outlineLvl w:val="0"/>
        <w:rPr>
          <w:color w:val="000000"/>
          <w:kern w:val="36"/>
          <w:sz w:val="28"/>
          <w:szCs w:val="28"/>
        </w:rPr>
      </w:pPr>
      <w:r w:rsidRPr="005D640B">
        <w:rPr>
          <w:color w:val="000000"/>
          <w:kern w:val="36"/>
          <w:sz w:val="28"/>
          <w:szCs w:val="28"/>
        </w:rPr>
        <w:t xml:space="preserve">         </w:t>
      </w:r>
      <w:r w:rsidR="006E7F12" w:rsidRPr="005D640B">
        <w:rPr>
          <w:color w:val="000000"/>
          <w:kern w:val="36"/>
          <w:sz w:val="28"/>
          <w:szCs w:val="28"/>
        </w:rPr>
        <w:t xml:space="preserve">HTML element inside of a webpage. </w:t>
      </w:r>
      <w:r w:rsidR="00744648" w:rsidRPr="005D640B">
        <w:rPr>
          <w:color w:val="000000"/>
          <w:kern w:val="36"/>
          <w:sz w:val="28"/>
          <w:szCs w:val="28"/>
        </w:rPr>
        <w:t xml:space="preserve">They are commonly used to embed </w:t>
      </w:r>
    </w:p>
    <w:p w14:paraId="31CED1EE" w14:textId="0100BA87" w:rsidR="00744648" w:rsidRPr="005D640B" w:rsidRDefault="00744648" w:rsidP="005D640B">
      <w:pPr>
        <w:spacing w:line="240" w:lineRule="atLeast"/>
        <w:outlineLvl w:val="0"/>
        <w:rPr>
          <w:color w:val="000000"/>
          <w:kern w:val="36"/>
          <w:sz w:val="28"/>
          <w:szCs w:val="28"/>
        </w:rPr>
      </w:pPr>
      <w:r w:rsidRPr="005D640B">
        <w:rPr>
          <w:color w:val="000000"/>
          <w:kern w:val="36"/>
          <w:sz w:val="28"/>
          <w:szCs w:val="28"/>
        </w:rPr>
        <w:t xml:space="preserve">        Specific content like external ads, videos, tags or other interactive</w:t>
      </w:r>
    </w:p>
    <w:p w14:paraId="68803B99" w14:textId="5843C11A" w:rsidR="005B16E5" w:rsidRDefault="00744648" w:rsidP="005D640B">
      <w:pPr>
        <w:spacing w:line="240" w:lineRule="atLeast"/>
        <w:outlineLvl w:val="0"/>
        <w:rPr>
          <w:color w:val="000000"/>
          <w:kern w:val="36"/>
          <w:sz w:val="28"/>
          <w:szCs w:val="28"/>
        </w:rPr>
      </w:pPr>
      <w:r w:rsidRPr="005D640B">
        <w:rPr>
          <w:color w:val="000000"/>
          <w:kern w:val="36"/>
          <w:sz w:val="28"/>
          <w:szCs w:val="28"/>
        </w:rPr>
        <w:t xml:space="preserve">        Elements into the page.</w:t>
      </w:r>
    </w:p>
    <w:p w14:paraId="1659C3F1" w14:textId="77777777" w:rsidR="007052C9" w:rsidRDefault="007052C9" w:rsidP="005D640B">
      <w:pPr>
        <w:spacing w:line="240" w:lineRule="atLeast"/>
        <w:outlineLvl w:val="0"/>
        <w:rPr>
          <w:color w:val="000000"/>
          <w:kern w:val="36"/>
          <w:sz w:val="28"/>
          <w:szCs w:val="28"/>
        </w:rPr>
      </w:pPr>
    </w:p>
    <w:p w14:paraId="4F9F3E3D" w14:textId="1FD7370D" w:rsidR="003767CE" w:rsidRDefault="003767CE" w:rsidP="005D640B">
      <w:pPr>
        <w:spacing w:line="240" w:lineRule="atLeast"/>
        <w:outlineLvl w:val="0"/>
        <w:rPr>
          <w:b/>
          <w:bCs/>
          <w:color w:val="000000"/>
          <w:kern w:val="36"/>
          <w:sz w:val="28"/>
          <w:szCs w:val="28"/>
        </w:rPr>
      </w:pPr>
      <w:r w:rsidRPr="001D1767">
        <w:rPr>
          <w:b/>
          <w:bCs/>
          <w:color w:val="000000"/>
          <w:kern w:val="36"/>
          <w:sz w:val="28"/>
          <w:szCs w:val="28"/>
        </w:rPr>
        <w:t xml:space="preserve">         Example :- </w:t>
      </w:r>
    </w:p>
    <w:p w14:paraId="5F6D5173" w14:textId="77777777" w:rsidR="001D1767" w:rsidRDefault="001D1767" w:rsidP="005D640B">
      <w:pPr>
        <w:spacing w:line="240" w:lineRule="atLeast"/>
        <w:outlineLvl w:val="0"/>
        <w:rPr>
          <w:b/>
          <w:bCs/>
          <w:color w:val="000000"/>
          <w:kern w:val="36"/>
          <w:sz w:val="28"/>
          <w:szCs w:val="28"/>
        </w:rPr>
      </w:pPr>
    </w:p>
    <w:p w14:paraId="2893E296" w14:textId="77777777" w:rsidR="001D1767" w:rsidRDefault="001D1767" w:rsidP="001D176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b/>
          <w:bCs/>
          <w:color w:val="000000"/>
          <w:kern w:val="36"/>
          <w:sz w:val="28"/>
          <w:szCs w:val="28"/>
        </w:rPr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>&lt;!</w:t>
      </w:r>
      <w:r>
        <w:rPr>
          <w:rFonts w:ascii="Menlo" w:hAnsi="Menlo" w:cs="Menlo"/>
          <w:color w:val="569CD6"/>
          <w:sz w:val="18"/>
          <w:szCs w:val="18"/>
        </w:rPr>
        <w:t>DOCTYPE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C6850F5" w14:textId="77777777" w:rsidR="001D1767" w:rsidRDefault="001D1767" w:rsidP="001D176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lang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8F6B73F" w14:textId="77777777" w:rsidR="001D1767" w:rsidRDefault="001D1767" w:rsidP="001D176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BE0C97A" w14:textId="77777777" w:rsidR="001D1767" w:rsidRDefault="001D1767" w:rsidP="001D176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meta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charset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"UTF-8"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99DFBC7" w14:textId="77777777" w:rsidR="001D1767" w:rsidRDefault="001D1767" w:rsidP="001D176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meta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"viewport"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"width=device-width, initial-scale=1.0"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CD0CC72" w14:textId="77777777" w:rsidR="001D1767" w:rsidRDefault="001D1767" w:rsidP="001D176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Document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1401260" w14:textId="77777777" w:rsidR="001D1767" w:rsidRDefault="001D1767" w:rsidP="001D176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20DA201" w14:textId="77777777" w:rsidR="001D1767" w:rsidRDefault="001D1767" w:rsidP="001D176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00CAB86" w14:textId="77777777" w:rsidR="001D1767" w:rsidRDefault="001D1767" w:rsidP="001D176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"Iframec.html"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a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11D0AA2" w14:textId="77777777" w:rsidR="001D1767" w:rsidRDefault="001D1767" w:rsidP="001D176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iframe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width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"560"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height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"315"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src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"https://www.youtube.com/embed/hlkijvnMQkM?si=PZFHtSpbmoYSZC_F"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022DCDF9" w14:textId="77777777" w:rsidR="001D1767" w:rsidRDefault="001D1767" w:rsidP="001D176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title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"YouTube video player"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frameborder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"0"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allow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 xml:space="preserve">"accelerometer;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autoplay</w:t>
      </w:r>
      <w:proofErr w:type="spellEnd"/>
      <w:r>
        <w:rPr>
          <w:rFonts w:ascii="Menlo" w:hAnsi="Menlo" w:cs="Menlo"/>
          <w:color w:val="CE9178"/>
          <w:sz w:val="18"/>
          <w:szCs w:val="18"/>
        </w:rPr>
        <w:t>; clipboard-write; encrypted-media; gyroscope; picture-in-picture; web-share"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allowfullscreen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&gt;&lt;/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iframe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2436E8C" w14:textId="77777777" w:rsidR="001D1767" w:rsidRDefault="001D1767" w:rsidP="001D176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FF4C754" w14:textId="77777777" w:rsidR="001D1767" w:rsidRDefault="001D1767" w:rsidP="001D176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DAC2F3D" w14:textId="4C8FC385" w:rsidR="001D1767" w:rsidRDefault="001D1767" w:rsidP="005D640B">
      <w:pPr>
        <w:spacing w:line="240" w:lineRule="atLeast"/>
        <w:outlineLvl w:val="0"/>
        <w:rPr>
          <w:b/>
          <w:bCs/>
          <w:color w:val="000000"/>
          <w:kern w:val="36"/>
          <w:sz w:val="28"/>
          <w:szCs w:val="28"/>
        </w:rPr>
      </w:pPr>
    </w:p>
    <w:p w14:paraId="7D314FC4" w14:textId="77777777" w:rsidR="001D1767" w:rsidRDefault="001D1767" w:rsidP="005D640B">
      <w:pPr>
        <w:spacing w:line="240" w:lineRule="atLeast"/>
        <w:outlineLvl w:val="0"/>
        <w:rPr>
          <w:b/>
          <w:bCs/>
          <w:color w:val="000000"/>
          <w:kern w:val="36"/>
          <w:sz w:val="28"/>
          <w:szCs w:val="28"/>
        </w:rPr>
      </w:pPr>
    </w:p>
    <w:p w14:paraId="781D92C3" w14:textId="77777777" w:rsidR="007E682B" w:rsidRDefault="001D1767" w:rsidP="005D640B">
      <w:pPr>
        <w:spacing w:line="240" w:lineRule="atLeast"/>
        <w:outlineLvl w:val="0"/>
        <w:rPr>
          <w:b/>
          <w:bCs/>
          <w:color w:val="000000"/>
          <w:kern w:val="36"/>
          <w:sz w:val="28"/>
          <w:szCs w:val="28"/>
        </w:rPr>
      </w:pPr>
      <w:r>
        <w:rPr>
          <w:b/>
          <w:bCs/>
          <w:color w:val="000000"/>
          <w:kern w:val="36"/>
          <w:sz w:val="28"/>
          <w:szCs w:val="28"/>
        </w:rPr>
        <w:t xml:space="preserve">  OUTPUT :-    </w:t>
      </w:r>
    </w:p>
    <w:p w14:paraId="4EBD5BAD" w14:textId="77777777" w:rsidR="007E682B" w:rsidRDefault="007E682B" w:rsidP="005D640B">
      <w:pPr>
        <w:spacing w:line="240" w:lineRule="atLeast"/>
        <w:outlineLvl w:val="0"/>
        <w:rPr>
          <w:b/>
          <w:bCs/>
          <w:color w:val="000000"/>
          <w:kern w:val="36"/>
          <w:sz w:val="28"/>
          <w:szCs w:val="28"/>
        </w:rPr>
      </w:pPr>
    </w:p>
    <w:p w14:paraId="3CFB386E" w14:textId="77777777" w:rsidR="007E682B" w:rsidRDefault="007E682B" w:rsidP="005D640B">
      <w:pPr>
        <w:spacing w:line="240" w:lineRule="atLeast"/>
        <w:outlineLvl w:val="0"/>
        <w:rPr>
          <w:b/>
          <w:bCs/>
          <w:color w:val="000000"/>
          <w:kern w:val="36"/>
          <w:sz w:val="28"/>
          <w:szCs w:val="28"/>
        </w:rPr>
      </w:pPr>
    </w:p>
    <w:p w14:paraId="697F3C1D" w14:textId="1C6C0C38" w:rsidR="001D1767" w:rsidRDefault="007E682B" w:rsidP="005D640B">
      <w:pPr>
        <w:spacing w:line="240" w:lineRule="atLeast"/>
        <w:outlineLvl w:val="0"/>
        <w:rPr>
          <w:b/>
          <w:bCs/>
          <w:color w:val="000000"/>
          <w:kern w:val="36"/>
          <w:sz w:val="28"/>
          <w:szCs w:val="28"/>
        </w:rPr>
      </w:pPr>
      <w:r>
        <w:rPr>
          <w:b/>
          <w:bCs/>
          <w:noProof/>
          <w:color w:val="000000"/>
          <w:kern w:val="36"/>
          <w:sz w:val="28"/>
          <w:szCs w:val="28"/>
          <w14:ligatures w14:val="standardContextual"/>
        </w:rPr>
        <w:drawing>
          <wp:inline distT="0" distB="0" distL="0" distR="0" wp14:anchorId="7985A762" wp14:editId="0C183B5F">
            <wp:extent cx="5562600" cy="3559053"/>
            <wp:effectExtent l="0" t="0" r="0" b="0"/>
            <wp:docPr id="7184788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78891" name="Picture 71847889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810" cy="358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C03A" w14:textId="77777777" w:rsidR="001D1767" w:rsidRDefault="001D1767" w:rsidP="005D640B">
      <w:pPr>
        <w:spacing w:line="240" w:lineRule="atLeast"/>
        <w:outlineLvl w:val="0"/>
        <w:rPr>
          <w:b/>
          <w:bCs/>
          <w:color w:val="000000"/>
          <w:kern w:val="36"/>
          <w:sz w:val="28"/>
          <w:szCs w:val="28"/>
        </w:rPr>
      </w:pPr>
    </w:p>
    <w:p w14:paraId="1596E8AF" w14:textId="77777777" w:rsidR="001D1767" w:rsidRPr="001D1767" w:rsidRDefault="001D1767" w:rsidP="005D640B">
      <w:pPr>
        <w:spacing w:line="240" w:lineRule="atLeast"/>
        <w:outlineLvl w:val="0"/>
        <w:rPr>
          <w:b/>
          <w:bCs/>
          <w:color w:val="000000"/>
          <w:kern w:val="36"/>
          <w:sz w:val="28"/>
          <w:szCs w:val="28"/>
        </w:rPr>
      </w:pPr>
    </w:p>
    <w:p w14:paraId="0C856096" w14:textId="77777777" w:rsidR="007052C9" w:rsidRPr="005D640B" w:rsidRDefault="007052C9" w:rsidP="005D640B">
      <w:pPr>
        <w:spacing w:line="240" w:lineRule="atLeast"/>
        <w:outlineLvl w:val="0"/>
        <w:rPr>
          <w:color w:val="000000"/>
          <w:kern w:val="36"/>
          <w:sz w:val="28"/>
          <w:szCs w:val="28"/>
        </w:rPr>
      </w:pPr>
    </w:p>
    <w:p w14:paraId="43CF2E85" w14:textId="77777777" w:rsidR="00542980" w:rsidRPr="005D640B" w:rsidRDefault="00542980" w:rsidP="00952954">
      <w:pPr>
        <w:rPr>
          <w:b/>
          <w:bCs/>
          <w:sz w:val="32"/>
          <w:szCs w:val="32"/>
        </w:rPr>
      </w:pPr>
    </w:p>
    <w:p w14:paraId="1CFB1203" w14:textId="59773F9E" w:rsidR="0018546C" w:rsidRPr="005D640B" w:rsidRDefault="0018546C" w:rsidP="00952954">
      <w:pPr>
        <w:rPr>
          <w:b/>
          <w:bCs/>
          <w:sz w:val="32"/>
          <w:szCs w:val="32"/>
        </w:rPr>
      </w:pPr>
      <w:r w:rsidRPr="005D640B">
        <w:rPr>
          <w:b/>
          <w:bCs/>
          <w:sz w:val="32"/>
          <w:szCs w:val="32"/>
        </w:rPr>
        <w:t xml:space="preserve"> </w:t>
      </w:r>
      <w:r w:rsidR="005D640B" w:rsidRPr="005D640B">
        <w:rPr>
          <w:b/>
          <w:bCs/>
          <w:sz w:val="32"/>
          <w:szCs w:val="32"/>
        </w:rPr>
        <w:t xml:space="preserve"> </w:t>
      </w:r>
      <w:r w:rsidRPr="005D640B">
        <w:rPr>
          <w:b/>
          <w:bCs/>
          <w:sz w:val="32"/>
          <w:szCs w:val="32"/>
        </w:rPr>
        <w:t xml:space="preserve">Q. </w:t>
      </w:r>
      <w:r w:rsidR="00FC73AB" w:rsidRPr="005D640B">
        <w:rPr>
          <w:b/>
          <w:bCs/>
          <w:sz w:val="32"/>
          <w:szCs w:val="32"/>
        </w:rPr>
        <w:t>What is the use of Span tag? Explain With Example?</w:t>
      </w:r>
    </w:p>
    <w:p w14:paraId="6F447D25" w14:textId="77777777" w:rsidR="00542980" w:rsidRPr="00542980" w:rsidRDefault="00542980" w:rsidP="00952954">
      <w:pPr>
        <w:rPr>
          <w:b/>
          <w:bCs/>
          <w:sz w:val="28"/>
          <w:szCs w:val="28"/>
        </w:rPr>
      </w:pPr>
    </w:p>
    <w:p w14:paraId="5D0409B7" w14:textId="4D1A20DE" w:rsidR="00FC73AB" w:rsidRPr="005D640B" w:rsidRDefault="005D640B" w:rsidP="005D640B">
      <w:pPr>
        <w:spacing w:line="240" w:lineRule="atLeast"/>
        <w:rPr>
          <w:sz w:val="28"/>
          <w:szCs w:val="28"/>
        </w:rPr>
      </w:pPr>
      <w:r w:rsidRPr="005D640B">
        <w:rPr>
          <w:sz w:val="28"/>
          <w:szCs w:val="28"/>
        </w:rPr>
        <w:t xml:space="preserve">      -    </w:t>
      </w:r>
      <w:r w:rsidR="00FC73AB" w:rsidRPr="005D640B">
        <w:rPr>
          <w:sz w:val="28"/>
          <w:szCs w:val="28"/>
        </w:rPr>
        <w:t>Span tag is an line container to wrap section of text for styling, to add</w:t>
      </w:r>
    </w:p>
    <w:p w14:paraId="6051B965" w14:textId="3A4237AD" w:rsidR="00E36DAE" w:rsidRDefault="00FC73AB" w:rsidP="00E36DAE">
      <w:pPr>
        <w:pStyle w:val="ListParagraph"/>
        <w:spacing w:line="240" w:lineRule="atLeast"/>
        <w:rPr>
          <w:sz w:val="28"/>
          <w:szCs w:val="28"/>
        </w:rPr>
      </w:pPr>
      <w:r w:rsidRPr="005D640B">
        <w:rPr>
          <w:sz w:val="28"/>
          <w:szCs w:val="28"/>
        </w:rPr>
        <w:t>attributes to a section of text without creating a new line content.</w:t>
      </w:r>
    </w:p>
    <w:p w14:paraId="694431EE" w14:textId="77777777" w:rsidR="007E682B" w:rsidRDefault="007E682B" w:rsidP="00E36DAE">
      <w:pPr>
        <w:pStyle w:val="ListParagraph"/>
        <w:spacing w:line="240" w:lineRule="atLeast"/>
        <w:rPr>
          <w:sz w:val="28"/>
          <w:szCs w:val="28"/>
        </w:rPr>
      </w:pPr>
    </w:p>
    <w:p w14:paraId="3F4C2D9B" w14:textId="48ED4188" w:rsidR="007E682B" w:rsidRPr="00F768A8" w:rsidRDefault="005B16E5" w:rsidP="007E682B">
      <w:pPr>
        <w:rPr>
          <w:b/>
          <w:bCs/>
          <w:sz w:val="28"/>
          <w:szCs w:val="28"/>
        </w:rPr>
      </w:pPr>
      <w:r w:rsidRPr="00F768A8">
        <w:rPr>
          <w:b/>
          <w:bCs/>
          <w:sz w:val="28"/>
          <w:szCs w:val="28"/>
        </w:rPr>
        <w:t xml:space="preserve">       </w:t>
      </w:r>
      <w:r w:rsidR="007E682B" w:rsidRPr="00F768A8">
        <w:rPr>
          <w:b/>
          <w:bCs/>
          <w:sz w:val="28"/>
          <w:szCs w:val="28"/>
        </w:rPr>
        <w:t xml:space="preserve">Example :- </w:t>
      </w:r>
    </w:p>
    <w:p w14:paraId="571F661A" w14:textId="77777777" w:rsidR="007E682B" w:rsidRDefault="007E682B" w:rsidP="007E682B">
      <w:pPr>
        <w:rPr>
          <w:sz w:val="28"/>
          <w:szCs w:val="28"/>
        </w:rPr>
      </w:pPr>
    </w:p>
    <w:p w14:paraId="1ECF406C" w14:textId="77777777" w:rsidR="007E682B" w:rsidRDefault="007E682B" w:rsidP="007E682B">
      <w:pPr>
        <w:rPr>
          <w:sz w:val="28"/>
          <w:szCs w:val="28"/>
        </w:rPr>
      </w:pPr>
    </w:p>
    <w:p w14:paraId="34DCD5F7" w14:textId="6A9CDCCB" w:rsidR="00E36DAE" w:rsidRDefault="005B16E5" w:rsidP="007E682B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14:paraId="12FAB53C" w14:textId="7EE5F478" w:rsidR="0057218C" w:rsidRPr="0057218C" w:rsidRDefault="0057218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7218C">
        <w:rPr>
          <w:rFonts w:ascii="Menlo" w:hAnsi="Menlo" w:cs="Menlo"/>
          <w:color w:val="808080"/>
          <w:sz w:val="18"/>
          <w:szCs w:val="18"/>
        </w:rPr>
        <w:t>&lt;!</w:t>
      </w:r>
      <w:r w:rsidRPr="0057218C">
        <w:rPr>
          <w:rFonts w:ascii="Menlo" w:hAnsi="Menlo" w:cs="Menlo"/>
          <w:color w:val="569CD6"/>
          <w:sz w:val="18"/>
          <w:szCs w:val="18"/>
        </w:rPr>
        <w:t>DOCTYPE</w:t>
      </w:r>
      <w:r w:rsidRPr="0057218C">
        <w:rPr>
          <w:rFonts w:ascii="Menlo" w:hAnsi="Menlo" w:cs="Menlo"/>
          <w:color w:val="CCCCCC"/>
          <w:sz w:val="18"/>
          <w:szCs w:val="18"/>
        </w:rPr>
        <w:t xml:space="preserve"> </w:t>
      </w:r>
      <w:r w:rsidRPr="0057218C">
        <w:rPr>
          <w:rFonts w:ascii="Menlo" w:hAnsi="Menlo" w:cs="Menlo"/>
          <w:color w:val="9CDCFE"/>
          <w:sz w:val="18"/>
          <w:szCs w:val="18"/>
        </w:rPr>
        <w:t>html</w:t>
      </w:r>
      <w:r w:rsidRPr="0057218C">
        <w:rPr>
          <w:rFonts w:ascii="Menlo" w:hAnsi="Menlo" w:cs="Menlo"/>
          <w:color w:val="808080"/>
          <w:sz w:val="18"/>
          <w:szCs w:val="18"/>
        </w:rPr>
        <w:t>&gt;</w:t>
      </w:r>
    </w:p>
    <w:p w14:paraId="370782E8" w14:textId="77777777" w:rsidR="0057218C" w:rsidRPr="0057218C" w:rsidRDefault="0057218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7218C">
        <w:rPr>
          <w:rFonts w:ascii="Menlo" w:hAnsi="Menlo" w:cs="Menlo"/>
          <w:color w:val="808080"/>
          <w:sz w:val="18"/>
          <w:szCs w:val="18"/>
        </w:rPr>
        <w:t>&lt;</w:t>
      </w:r>
      <w:r w:rsidRPr="0057218C">
        <w:rPr>
          <w:rFonts w:ascii="Menlo" w:hAnsi="Menlo" w:cs="Menlo"/>
          <w:color w:val="569CD6"/>
          <w:sz w:val="18"/>
          <w:szCs w:val="18"/>
        </w:rPr>
        <w:t>html</w:t>
      </w:r>
      <w:r w:rsidRPr="0057218C">
        <w:rPr>
          <w:rFonts w:ascii="Menlo" w:hAnsi="Menlo" w:cs="Menlo"/>
          <w:color w:val="CCCCCC"/>
          <w:sz w:val="18"/>
          <w:szCs w:val="18"/>
        </w:rPr>
        <w:t xml:space="preserve"> </w:t>
      </w:r>
      <w:r w:rsidRPr="0057218C">
        <w:rPr>
          <w:rFonts w:ascii="Menlo" w:hAnsi="Menlo" w:cs="Menlo"/>
          <w:color w:val="9CDCFE"/>
          <w:sz w:val="18"/>
          <w:szCs w:val="18"/>
        </w:rPr>
        <w:t>lang</w:t>
      </w:r>
      <w:r w:rsidRPr="0057218C">
        <w:rPr>
          <w:rFonts w:ascii="Menlo" w:hAnsi="Menlo" w:cs="Menlo"/>
          <w:color w:val="CCCCCC"/>
          <w:sz w:val="18"/>
          <w:szCs w:val="18"/>
        </w:rPr>
        <w:t>=</w:t>
      </w:r>
      <w:r w:rsidRPr="0057218C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57218C"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 w:rsidRPr="0057218C">
        <w:rPr>
          <w:rFonts w:ascii="Menlo" w:hAnsi="Menlo" w:cs="Menlo"/>
          <w:color w:val="CE9178"/>
          <w:sz w:val="18"/>
          <w:szCs w:val="18"/>
        </w:rPr>
        <w:t>"</w:t>
      </w:r>
      <w:r w:rsidRPr="0057218C">
        <w:rPr>
          <w:rFonts w:ascii="Menlo" w:hAnsi="Menlo" w:cs="Menlo"/>
          <w:color w:val="808080"/>
          <w:sz w:val="18"/>
          <w:szCs w:val="18"/>
        </w:rPr>
        <w:t>&gt;</w:t>
      </w:r>
    </w:p>
    <w:p w14:paraId="3635DC64" w14:textId="77777777" w:rsidR="0057218C" w:rsidRPr="0057218C" w:rsidRDefault="0057218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7218C">
        <w:rPr>
          <w:rFonts w:ascii="Menlo" w:hAnsi="Menlo" w:cs="Menlo"/>
          <w:color w:val="808080"/>
          <w:sz w:val="18"/>
          <w:szCs w:val="18"/>
        </w:rPr>
        <w:t>&lt;</w:t>
      </w:r>
      <w:r w:rsidRPr="0057218C">
        <w:rPr>
          <w:rFonts w:ascii="Menlo" w:hAnsi="Menlo" w:cs="Menlo"/>
          <w:color w:val="569CD6"/>
          <w:sz w:val="18"/>
          <w:szCs w:val="18"/>
        </w:rPr>
        <w:t>head</w:t>
      </w:r>
      <w:r w:rsidRPr="0057218C">
        <w:rPr>
          <w:rFonts w:ascii="Menlo" w:hAnsi="Menlo" w:cs="Menlo"/>
          <w:color w:val="808080"/>
          <w:sz w:val="18"/>
          <w:szCs w:val="18"/>
        </w:rPr>
        <w:t>&gt;</w:t>
      </w:r>
    </w:p>
    <w:p w14:paraId="4B54C790" w14:textId="77777777" w:rsidR="0057218C" w:rsidRPr="0057218C" w:rsidRDefault="0057218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7218C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57218C">
        <w:rPr>
          <w:rFonts w:ascii="Menlo" w:hAnsi="Menlo" w:cs="Menlo"/>
          <w:color w:val="808080"/>
          <w:sz w:val="18"/>
          <w:szCs w:val="18"/>
        </w:rPr>
        <w:t>&lt;</w:t>
      </w:r>
      <w:r w:rsidRPr="0057218C">
        <w:rPr>
          <w:rFonts w:ascii="Menlo" w:hAnsi="Menlo" w:cs="Menlo"/>
          <w:color w:val="569CD6"/>
          <w:sz w:val="18"/>
          <w:szCs w:val="18"/>
        </w:rPr>
        <w:t>meta</w:t>
      </w:r>
      <w:r w:rsidRPr="0057218C">
        <w:rPr>
          <w:rFonts w:ascii="Menlo" w:hAnsi="Menlo" w:cs="Menlo"/>
          <w:color w:val="CCCCCC"/>
          <w:sz w:val="18"/>
          <w:szCs w:val="18"/>
        </w:rPr>
        <w:t xml:space="preserve"> </w:t>
      </w:r>
      <w:r w:rsidRPr="0057218C">
        <w:rPr>
          <w:rFonts w:ascii="Menlo" w:hAnsi="Menlo" w:cs="Menlo"/>
          <w:color w:val="9CDCFE"/>
          <w:sz w:val="18"/>
          <w:szCs w:val="18"/>
        </w:rPr>
        <w:t>charset</w:t>
      </w:r>
      <w:r w:rsidRPr="0057218C">
        <w:rPr>
          <w:rFonts w:ascii="Menlo" w:hAnsi="Menlo" w:cs="Menlo"/>
          <w:color w:val="CCCCCC"/>
          <w:sz w:val="18"/>
          <w:szCs w:val="18"/>
        </w:rPr>
        <w:t>=</w:t>
      </w:r>
      <w:r w:rsidRPr="0057218C">
        <w:rPr>
          <w:rFonts w:ascii="Menlo" w:hAnsi="Menlo" w:cs="Menlo"/>
          <w:color w:val="CE9178"/>
          <w:sz w:val="18"/>
          <w:szCs w:val="18"/>
        </w:rPr>
        <w:t>"UTF-8"</w:t>
      </w:r>
      <w:r w:rsidRPr="0057218C">
        <w:rPr>
          <w:rFonts w:ascii="Menlo" w:hAnsi="Menlo" w:cs="Menlo"/>
          <w:color w:val="808080"/>
          <w:sz w:val="18"/>
          <w:szCs w:val="18"/>
        </w:rPr>
        <w:t>&gt;</w:t>
      </w:r>
    </w:p>
    <w:p w14:paraId="0E78B3FC" w14:textId="77777777" w:rsidR="0057218C" w:rsidRPr="0057218C" w:rsidRDefault="0057218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7218C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57218C">
        <w:rPr>
          <w:rFonts w:ascii="Menlo" w:hAnsi="Menlo" w:cs="Menlo"/>
          <w:color w:val="808080"/>
          <w:sz w:val="18"/>
          <w:szCs w:val="18"/>
        </w:rPr>
        <w:t>&lt;</w:t>
      </w:r>
      <w:r w:rsidRPr="0057218C">
        <w:rPr>
          <w:rFonts w:ascii="Menlo" w:hAnsi="Menlo" w:cs="Menlo"/>
          <w:color w:val="569CD6"/>
          <w:sz w:val="18"/>
          <w:szCs w:val="18"/>
        </w:rPr>
        <w:t>meta</w:t>
      </w:r>
      <w:r w:rsidRPr="0057218C">
        <w:rPr>
          <w:rFonts w:ascii="Menlo" w:hAnsi="Menlo" w:cs="Menlo"/>
          <w:color w:val="CCCCCC"/>
          <w:sz w:val="18"/>
          <w:szCs w:val="18"/>
        </w:rPr>
        <w:t xml:space="preserve"> </w:t>
      </w:r>
      <w:r w:rsidRPr="0057218C">
        <w:rPr>
          <w:rFonts w:ascii="Menlo" w:hAnsi="Menlo" w:cs="Menlo"/>
          <w:color w:val="9CDCFE"/>
          <w:sz w:val="18"/>
          <w:szCs w:val="18"/>
        </w:rPr>
        <w:t>name</w:t>
      </w:r>
      <w:r w:rsidRPr="0057218C">
        <w:rPr>
          <w:rFonts w:ascii="Menlo" w:hAnsi="Menlo" w:cs="Menlo"/>
          <w:color w:val="CCCCCC"/>
          <w:sz w:val="18"/>
          <w:szCs w:val="18"/>
        </w:rPr>
        <w:t>=</w:t>
      </w:r>
      <w:r w:rsidRPr="0057218C">
        <w:rPr>
          <w:rFonts w:ascii="Menlo" w:hAnsi="Menlo" w:cs="Menlo"/>
          <w:color w:val="CE9178"/>
          <w:sz w:val="18"/>
          <w:szCs w:val="18"/>
        </w:rPr>
        <w:t>"viewport"</w:t>
      </w:r>
      <w:r w:rsidRPr="0057218C">
        <w:rPr>
          <w:rFonts w:ascii="Menlo" w:hAnsi="Menlo" w:cs="Menlo"/>
          <w:color w:val="CCCCCC"/>
          <w:sz w:val="18"/>
          <w:szCs w:val="18"/>
        </w:rPr>
        <w:t xml:space="preserve"> </w:t>
      </w:r>
      <w:r w:rsidRPr="0057218C">
        <w:rPr>
          <w:rFonts w:ascii="Menlo" w:hAnsi="Menlo" w:cs="Menlo"/>
          <w:color w:val="9CDCFE"/>
          <w:sz w:val="18"/>
          <w:szCs w:val="18"/>
        </w:rPr>
        <w:t>content</w:t>
      </w:r>
      <w:r w:rsidRPr="0057218C">
        <w:rPr>
          <w:rFonts w:ascii="Menlo" w:hAnsi="Menlo" w:cs="Menlo"/>
          <w:color w:val="CCCCCC"/>
          <w:sz w:val="18"/>
          <w:szCs w:val="18"/>
        </w:rPr>
        <w:t>=</w:t>
      </w:r>
      <w:r w:rsidRPr="0057218C">
        <w:rPr>
          <w:rFonts w:ascii="Menlo" w:hAnsi="Menlo" w:cs="Menlo"/>
          <w:color w:val="CE9178"/>
          <w:sz w:val="18"/>
          <w:szCs w:val="18"/>
        </w:rPr>
        <w:t>"width=device-width, initial-scale=1.0"</w:t>
      </w:r>
      <w:r w:rsidRPr="0057218C">
        <w:rPr>
          <w:rFonts w:ascii="Menlo" w:hAnsi="Menlo" w:cs="Menlo"/>
          <w:color w:val="808080"/>
          <w:sz w:val="18"/>
          <w:szCs w:val="18"/>
        </w:rPr>
        <w:t>&gt;</w:t>
      </w:r>
    </w:p>
    <w:p w14:paraId="479D87C3" w14:textId="77777777" w:rsidR="0057218C" w:rsidRPr="0057218C" w:rsidRDefault="0057218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7218C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57218C">
        <w:rPr>
          <w:rFonts w:ascii="Menlo" w:hAnsi="Menlo" w:cs="Menlo"/>
          <w:color w:val="808080"/>
          <w:sz w:val="18"/>
          <w:szCs w:val="18"/>
        </w:rPr>
        <w:t>&lt;</w:t>
      </w:r>
      <w:r w:rsidRPr="0057218C">
        <w:rPr>
          <w:rFonts w:ascii="Menlo" w:hAnsi="Menlo" w:cs="Menlo"/>
          <w:color w:val="569CD6"/>
          <w:sz w:val="18"/>
          <w:szCs w:val="18"/>
        </w:rPr>
        <w:t>title</w:t>
      </w:r>
      <w:r w:rsidRPr="0057218C">
        <w:rPr>
          <w:rFonts w:ascii="Menlo" w:hAnsi="Menlo" w:cs="Menlo"/>
          <w:color w:val="808080"/>
          <w:sz w:val="18"/>
          <w:szCs w:val="18"/>
        </w:rPr>
        <w:t>&gt;</w:t>
      </w:r>
      <w:r w:rsidRPr="0057218C">
        <w:rPr>
          <w:rFonts w:ascii="Menlo" w:hAnsi="Menlo" w:cs="Menlo"/>
          <w:color w:val="CCCCCC"/>
          <w:sz w:val="18"/>
          <w:szCs w:val="18"/>
        </w:rPr>
        <w:t>Document</w:t>
      </w:r>
      <w:r w:rsidRPr="0057218C">
        <w:rPr>
          <w:rFonts w:ascii="Menlo" w:hAnsi="Menlo" w:cs="Menlo"/>
          <w:color w:val="808080"/>
          <w:sz w:val="18"/>
          <w:szCs w:val="18"/>
        </w:rPr>
        <w:t>&lt;/</w:t>
      </w:r>
      <w:r w:rsidRPr="0057218C">
        <w:rPr>
          <w:rFonts w:ascii="Menlo" w:hAnsi="Menlo" w:cs="Menlo"/>
          <w:color w:val="569CD6"/>
          <w:sz w:val="18"/>
          <w:szCs w:val="18"/>
        </w:rPr>
        <w:t>title</w:t>
      </w:r>
      <w:r w:rsidRPr="0057218C">
        <w:rPr>
          <w:rFonts w:ascii="Menlo" w:hAnsi="Menlo" w:cs="Menlo"/>
          <w:color w:val="808080"/>
          <w:sz w:val="18"/>
          <w:szCs w:val="18"/>
        </w:rPr>
        <w:t>&gt;</w:t>
      </w:r>
    </w:p>
    <w:p w14:paraId="016E2D0B" w14:textId="77777777" w:rsidR="0057218C" w:rsidRPr="0057218C" w:rsidRDefault="0057218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7218C">
        <w:rPr>
          <w:rFonts w:ascii="Menlo" w:hAnsi="Menlo" w:cs="Menlo"/>
          <w:color w:val="808080"/>
          <w:sz w:val="18"/>
          <w:szCs w:val="18"/>
        </w:rPr>
        <w:t>&lt;/</w:t>
      </w:r>
      <w:r w:rsidRPr="0057218C">
        <w:rPr>
          <w:rFonts w:ascii="Menlo" w:hAnsi="Menlo" w:cs="Menlo"/>
          <w:color w:val="569CD6"/>
          <w:sz w:val="18"/>
          <w:szCs w:val="18"/>
        </w:rPr>
        <w:t>head</w:t>
      </w:r>
      <w:r w:rsidRPr="0057218C">
        <w:rPr>
          <w:rFonts w:ascii="Menlo" w:hAnsi="Menlo" w:cs="Menlo"/>
          <w:color w:val="808080"/>
          <w:sz w:val="18"/>
          <w:szCs w:val="18"/>
        </w:rPr>
        <w:t>&gt;</w:t>
      </w:r>
    </w:p>
    <w:p w14:paraId="7AC2B35E" w14:textId="77777777" w:rsidR="0057218C" w:rsidRPr="0057218C" w:rsidRDefault="0057218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7218C">
        <w:rPr>
          <w:rFonts w:ascii="Menlo" w:hAnsi="Menlo" w:cs="Menlo"/>
          <w:color w:val="808080"/>
          <w:sz w:val="18"/>
          <w:szCs w:val="18"/>
        </w:rPr>
        <w:t>&lt;</w:t>
      </w:r>
      <w:r w:rsidRPr="0057218C">
        <w:rPr>
          <w:rFonts w:ascii="Menlo" w:hAnsi="Menlo" w:cs="Menlo"/>
          <w:color w:val="569CD6"/>
          <w:sz w:val="18"/>
          <w:szCs w:val="18"/>
        </w:rPr>
        <w:t>body</w:t>
      </w:r>
      <w:r w:rsidRPr="0057218C">
        <w:rPr>
          <w:rFonts w:ascii="Menlo" w:hAnsi="Menlo" w:cs="Menlo"/>
          <w:color w:val="808080"/>
          <w:sz w:val="18"/>
          <w:szCs w:val="18"/>
        </w:rPr>
        <w:t>&gt;</w:t>
      </w:r>
    </w:p>
    <w:p w14:paraId="1A681C15" w14:textId="77777777" w:rsidR="0057218C" w:rsidRPr="0057218C" w:rsidRDefault="0057218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7218C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57218C">
        <w:rPr>
          <w:rFonts w:ascii="Menlo" w:hAnsi="Menlo" w:cs="Menlo"/>
          <w:color w:val="808080"/>
          <w:sz w:val="18"/>
          <w:szCs w:val="18"/>
        </w:rPr>
        <w:t>&lt;</w:t>
      </w:r>
      <w:r w:rsidRPr="0057218C">
        <w:rPr>
          <w:rFonts w:ascii="Menlo" w:hAnsi="Menlo" w:cs="Menlo"/>
          <w:color w:val="569CD6"/>
          <w:sz w:val="18"/>
          <w:szCs w:val="18"/>
        </w:rPr>
        <w:t>p</w:t>
      </w:r>
      <w:r w:rsidRPr="0057218C">
        <w:rPr>
          <w:rFonts w:ascii="Menlo" w:hAnsi="Menlo" w:cs="Menlo"/>
          <w:color w:val="808080"/>
          <w:sz w:val="18"/>
          <w:szCs w:val="18"/>
        </w:rPr>
        <w:t>&gt;</w:t>
      </w:r>
      <w:r w:rsidRPr="0057218C">
        <w:rPr>
          <w:rFonts w:ascii="Menlo" w:hAnsi="Menlo" w:cs="Menlo"/>
          <w:color w:val="CCCCCC"/>
          <w:sz w:val="18"/>
          <w:szCs w:val="18"/>
        </w:rPr>
        <w:t xml:space="preserve"> My Name is </w:t>
      </w:r>
      <w:r w:rsidRPr="0057218C">
        <w:rPr>
          <w:rFonts w:ascii="Menlo" w:hAnsi="Menlo" w:cs="Menlo"/>
          <w:color w:val="808080"/>
          <w:sz w:val="18"/>
          <w:szCs w:val="18"/>
        </w:rPr>
        <w:t>&lt;</w:t>
      </w:r>
      <w:r w:rsidRPr="0057218C">
        <w:rPr>
          <w:rFonts w:ascii="Menlo" w:hAnsi="Menlo" w:cs="Menlo"/>
          <w:color w:val="569CD6"/>
          <w:sz w:val="18"/>
          <w:szCs w:val="18"/>
        </w:rPr>
        <w:t>span</w:t>
      </w:r>
      <w:r w:rsidRPr="0057218C">
        <w:rPr>
          <w:rFonts w:ascii="Menlo" w:hAnsi="Menlo" w:cs="Menlo"/>
          <w:color w:val="CCCCCC"/>
          <w:sz w:val="18"/>
          <w:szCs w:val="18"/>
        </w:rPr>
        <w:t xml:space="preserve"> </w:t>
      </w:r>
      <w:r w:rsidRPr="0057218C">
        <w:rPr>
          <w:rFonts w:ascii="Menlo" w:hAnsi="Menlo" w:cs="Menlo"/>
          <w:color w:val="9CDCFE"/>
          <w:sz w:val="18"/>
          <w:szCs w:val="18"/>
        </w:rPr>
        <w:t>style</w:t>
      </w:r>
      <w:r w:rsidRPr="0057218C">
        <w:rPr>
          <w:rFonts w:ascii="Menlo" w:hAnsi="Menlo" w:cs="Menlo"/>
          <w:color w:val="CCCCCC"/>
          <w:sz w:val="18"/>
          <w:szCs w:val="18"/>
        </w:rPr>
        <w:t>=</w:t>
      </w:r>
      <w:r w:rsidRPr="0057218C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57218C">
        <w:rPr>
          <w:rFonts w:ascii="Menlo" w:hAnsi="Menlo" w:cs="Menlo"/>
          <w:color w:val="CE9178"/>
          <w:sz w:val="18"/>
          <w:szCs w:val="18"/>
        </w:rPr>
        <w:t>color</w:t>
      </w:r>
      <w:proofErr w:type="spellEnd"/>
      <w:r w:rsidRPr="0057218C">
        <w:rPr>
          <w:rFonts w:ascii="Menlo" w:hAnsi="Menlo" w:cs="Menlo"/>
          <w:color w:val="CE9178"/>
          <w:sz w:val="18"/>
          <w:szCs w:val="18"/>
        </w:rPr>
        <w:t>: blue; font-weight: bolder;"</w:t>
      </w:r>
      <w:r w:rsidRPr="0057218C">
        <w:rPr>
          <w:rFonts w:ascii="Menlo" w:hAnsi="Menlo" w:cs="Menlo"/>
          <w:color w:val="808080"/>
          <w:sz w:val="18"/>
          <w:szCs w:val="18"/>
        </w:rPr>
        <w:t>&gt;</w:t>
      </w:r>
      <w:r w:rsidRPr="0057218C">
        <w:rPr>
          <w:rFonts w:ascii="Menlo" w:hAnsi="Menlo" w:cs="Menlo"/>
          <w:color w:val="CCCCCC"/>
          <w:sz w:val="18"/>
          <w:szCs w:val="18"/>
        </w:rPr>
        <w:t xml:space="preserve">  ARNAV </w:t>
      </w:r>
      <w:r w:rsidRPr="0057218C">
        <w:rPr>
          <w:rFonts w:ascii="Menlo" w:hAnsi="Menlo" w:cs="Menlo"/>
          <w:color w:val="808080"/>
          <w:sz w:val="18"/>
          <w:szCs w:val="18"/>
        </w:rPr>
        <w:t>&lt;/</w:t>
      </w:r>
      <w:r w:rsidRPr="0057218C">
        <w:rPr>
          <w:rFonts w:ascii="Menlo" w:hAnsi="Menlo" w:cs="Menlo"/>
          <w:color w:val="569CD6"/>
          <w:sz w:val="18"/>
          <w:szCs w:val="18"/>
        </w:rPr>
        <w:t>span</w:t>
      </w:r>
      <w:r w:rsidRPr="0057218C">
        <w:rPr>
          <w:rFonts w:ascii="Menlo" w:hAnsi="Menlo" w:cs="Menlo"/>
          <w:color w:val="808080"/>
          <w:sz w:val="18"/>
          <w:szCs w:val="18"/>
        </w:rPr>
        <w:t>&gt;</w:t>
      </w:r>
      <w:r w:rsidRPr="0057218C">
        <w:rPr>
          <w:rFonts w:ascii="Menlo" w:hAnsi="Menlo" w:cs="Menlo"/>
          <w:color w:val="CCCCCC"/>
          <w:sz w:val="18"/>
          <w:szCs w:val="18"/>
        </w:rPr>
        <w:t xml:space="preserve"> And</w:t>
      </w:r>
    </w:p>
    <w:p w14:paraId="270A051B" w14:textId="77777777" w:rsidR="0057218C" w:rsidRPr="0057218C" w:rsidRDefault="0057218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7218C">
        <w:rPr>
          <w:rFonts w:ascii="Menlo" w:hAnsi="Menlo" w:cs="Menlo"/>
          <w:color w:val="CCCCCC"/>
          <w:sz w:val="18"/>
          <w:szCs w:val="18"/>
        </w:rPr>
        <w:t xml:space="preserve">        I am living in </w:t>
      </w:r>
      <w:r w:rsidRPr="0057218C">
        <w:rPr>
          <w:rFonts w:ascii="Menlo" w:hAnsi="Menlo" w:cs="Menlo"/>
          <w:color w:val="808080"/>
          <w:sz w:val="18"/>
          <w:szCs w:val="18"/>
        </w:rPr>
        <w:t>&lt;</w:t>
      </w:r>
      <w:r w:rsidRPr="0057218C">
        <w:rPr>
          <w:rFonts w:ascii="Menlo" w:hAnsi="Menlo" w:cs="Menlo"/>
          <w:color w:val="569CD6"/>
          <w:sz w:val="18"/>
          <w:szCs w:val="18"/>
        </w:rPr>
        <w:t>span</w:t>
      </w:r>
      <w:r w:rsidRPr="0057218C">
        <w:rPr>
          <w:rFonts w:ascii="Menlo" w:hAnsi="Menlo" w:cs="Menlo"/>
          <w:color w:val="CCCCCC"/>
          <w:sz w:val="18"/>
          <w:szCs w:val="18"/>
        </w:rPr>
        <w:t xml:space="preserve"> </w:t>
      </w:r>
      <w:r w:rsidRPr="0057218C">
        <w:rPr>
          <w:rFonts w:ascii="Menlo" w:hAnsi="Menlo" w:cs="Menlo"/>
          <w:color w:val="9CDCFE"/>
          <w:sz w:val="18"/>
          <w:szCs w:val="18"/>
        </w:rPr>
        <w:t>style</w:t>
      </w:r>
      <w:r w:rsidRPr="0057218C">
        <w:rPr>
          <w:rFonts w:ascii="Menlo" w:hAnsi="Menlo" w:cs="Menlo"/>
          <w:color w:val="CCCCCC"/>
          <w:sz w:val="18"/>
          <w:szCs w:val="18"/>
        </w:rPr>
        <w:t>=</w:t>
      </w:r>
      <w:r w:rsidRPr="0057218C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57218C">
        <w:rPr>
          <w:rFonts w:ascii="Menlo" w:hAnsi="Menlo" w:cs="Menlo"/>
          <w:color w:val="CE9178"/>
          <w:sz w:val="18"/>
          <w:szCs w:val="18"/>
        </w:rPr>
        <w:t>color</w:t>
      </w:r>
      <w:proofErr w:type="spellEnd"/>
      <w:r w:rsidRPr="0057218C">
        <w:rPr>
          <w:rFonts w:ascii="Menlo" w:hAnsi="Menlo" w:cs="Menlo"/>
          <w:color w:val="CE9178"/>
          <w:sz w:val="18"/>
          <w:szCs w:val="18"/>
        </w:rPr>
        <w:t xml:space="preserve">: </w:t>
      </w:r>
      <w:proofErr w:type="spellStart"/>
      <w:r w:rsidRPr="0057218C">
        <w:rPr>
          <w:rFonts w:ascii="Menlo" w:hAnsi="Menlo" w:cs="Menlo"/>
          <w:color w:val="CE9178"/>
          <w:sz w:val="18"/>
          <w:szCs w:val="18"/>
        </w:rPr>
        <w:t>darkgreen</w:t>
      </w:r>
      <w:proofErr w:type="spellEnd"/>
      <w:r w:rsidRPr="0057218C">
        <w:rPr>
          <w:rFonts w:ascii="Menlo" w:hAnsi="Menlo" w:cs="Menlo"/>
          <w:color w:val="CE9178"/>
          <w:sz w:val="18"/>
          <w:szCs w:val="18"/>
        </w:rPr>
        <w:t>; font-weight: bolder;"</w:t>
      </w:r>
      <w:r w:rsidRPr="0057218C">
        <w:rPr>
          <w:rFonts w:ascii="Menlo" w:hAnsi="Menlo" w:cs="Menlo"/>
          <w:color w:val="808080"/>
          <w:sz w:val="18"/>
          <w:szCs w:val="18"/>
        </w:rPr>
        <w:t>&gt;</w:t>
      </w:r>
      <w:r w:rsidRPr="0057218C"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4672AE7B" w14:textId="77777777" w:rsidR="0057218C" w:rsidRPr="0057218C" w:rsidRDefault="0057218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7218C">
        <w:rPr>
          <w:rFonts w:ascii="Menlo" w:hAnsi="Menlo" w:cs="Menlo"/>
          <w:color w:val="CCCCCC"/>
          <w:sz w:val="18"/>
          <w:szCs w:val="18"/>
        </w:rPr>
        <w:t xml:space="preserve">        DEHGAM. </w:t>
      </w:r>
      <w:r w:rsidRPr="0057218C">
        <w:rPr>
          <w:rFonts w:ascii="Menlo" w:hAnsi="Menlo" w:cs="Menlo"/>
          <w:color w:val="808080"/>
          <w:sz w:val="18"/>
          <w:szCs w:val="18"/>
        </w:rPr>
        <w:t>&lt;/</w:t>
      </w:r>
      <w:r w:rsidRPr="0057218C">
        <w:rPr>
          <w:rFonts w:ascii="Menlo" w:hAnsi="Menlo" w:cs="Menlo"/>
          <w:color w:val="569CD6"/>
          <w:sz w:val="18"/>
          <w:szCs w:val="18"/>
        </w:rPr>
        <w:t>span</w:t>
      </w:r>
      <w:r w:rsidRPr="0057218C">
        <w:rPr>
          <w:rFonts w:ascii="Menlo" w:hAnsi="Menlo" w:cs="Menlo"/>
          <w:color w:val="808080"/>
          <w:sz w:val="18"/>
          <w:szCs w:val="18"/>
        </w:rPr>
        <w:t>&gt;&lt;/</w:t>
      </w:r>
      <w:r w:rsidRPr="0057218C">
        <w:rPr>
          <w:rFonts w:ascii="Menlo" w:hAnsi="Menlo" w:cs="Menlo"/>
          <w:color w:val="569CD6"/>
          <w:sz w:val="18"/>
          <w:szCs w:val="18"/>
        </w:rPr>
        <w:t>p</w:t>
      </w:r>
      <w:r w:rsidRPr="0057218C">
        <w:rPr>
          <w:rFonts w:ascii="Menlo" w:hAnsi="Menlo" w:cs="Menlo"/>
          <w:color w:val="808080"/>
          <w:sz w:val="18"/>
          <w:szCs w:val="18"/>
        </w:rPr>
        <w:t>&gt;</w:t>
      </w:r>
    </w:p>
    <w:p w14:paraId="389C7E13" w14:textId="77777777" w:rsidR="0057218C" w:rsidRPr="0057218C" w:rsidRDefault="0057218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7218C">
        <w:rPr>
          <w:rFonts w:ascii="Menlo" w:hAnsi="Menlo" w:cs="Menlo"/>
          <w:color w:val="808080"/>
          <w:sz w:val="18"/>
          <w:szCs w:val="18"/>
        </w:rPr>
        <w:t>&lt;/</w:t>
      </w:r>
      <w:r w:rsidRPr="0057218C">
        <w:rPr>
          <w:rFonts w:ascii="Menlo" w:hAnsi="Menlo" w:cs="Menlo"/>
          <w:color w:val="569CD6"/>
          <w:sz w:val="18"/>
          <w:szCs w:val="18"/>
        </w:rPr>
        <w:t>body</w:t>
      </w:r>
      <w:r w:rsidRPr="0057218C">
        <w:rPr>
          <w:rFonts w:ascii="Menlo" w:hAnsi="Menlo" w:cs="Menlo"/>
          <w:color w:val="808080"/>
          <w:sz w:val="18"/>
          <w:szCs w:val="18"/>
        </w:rPr>
        <w:t>&gt;</w:t>
      </w:r>
    </w:p>
    <w:p w14:paraId="669D6D20" w14:textId="77777777" w:rsidR="0057218C" w:rsidRPr="0057218C" w:rsidRDefault="0057218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57218C">
        <w:rPr>
          <w:rFonts w:ascii="Menlo" w:hAnsi="Menlo" w:cs="Menlo"/>
          <w:color w:val="808080"/>
          <w:sz w:val="18"/>
          <w:szCs w:val="18"/>
        </w:rPr>
        <w:t>&lt;/</w:t>
      </w:r>
      <w:r w:rsidRPr="0057218C">
        <w:rPr>
          <w:rFonts w:ascii="Menlo" w:hAnsi="Menlo" w:cs="Menlo"/>
          <w:color w:val="569CD6"/>
          <w:sz w:val="18"/>
          <w:szCs w:val="18"/>
        </w:rPr>
        <w:t>html</w:t>
      </w:r>
      <w:r w:rsidRPr="0057218C">
        <w:rPr>
          <w:rFonts w:ascii="Menlo" w:hAnsi="Menlo" w:cs="Menlo"/>
          <w:color w:val="808080"/>
          <w:sz w:val="18"/>
          <w:szCs w:val="18"/>
        </w:rPr>
        <w:t>&gt;</w:t>
      </w:r>
    </w:p>
    <w:p w14:paraId="002D5595" w14:textId="407056BE" w:rsidR="00A83B42" w:rsidRDefault="00A83B42" w:rsidP="00952954">
      <w:pPr>
        <w:rPr>
          <w:sz w:val="28"/>
          <w:szCs w:val="28"/>
        </w:rPr>
      </w:pPr>
    </w:p>
    <w:p w14:paraId="4A99B315" w14:textId="77777777" w:rsidR="0057218C" w:rsidRPr="00E36DAE" w:rsidRDefault="0057218C" w:rsidP="00952954">
      <w:pPr>
        <w:rPr>
          <w:b/>
          <w:bCs/>
          <w:sz w:val="28"/>
          <w:szCs w:val="28"/>
        </w:rPr>
      </w:pPr>
    </w:p>
    <w:p w14:paraId="6B2F3DA6" w14:textId="25E957FF" w:rsidR="0057218C" w:rsidRPr="00E36DAE" w:rsidRDefault="00E36DAE" w:rsidP="009529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</w:t>
      </w:r>
      <w:r w:rsidR="0057218C" w:rsidRPr="00E36DAE">
        <w:rPr>
          <w:b/>
          <w:bCs/>
          <w:sz w:val="28"/>
          <w:szCs w:val="28"/>
        </w:rPr>
        <w:t xml:space="preserve">OUTPUT:- </w:t>
      </w:r>
    </w:p>
    <w:p w14:paraId="048B090F" w14:textId="77777777" w:rsidR="0057218C" w:rsidRDefault="0057218C" w:rsidP="00952954">
      <w:pPr>
        <w:rPr>
          <w:sz w:val="28"/>
          <w:szCs w:val="28"/>
        </w:rPr>
      </w:pPr>
    </w:p>
    <w:p w14:paraId="15A12D8A" w14:textId="5999DDFC" w:rsidR="0057218C" w:rsidRDefault="00E36DAE" w:rsidP="00952954">
      <w:pPr>
        <w:rPr>
          <w:rFonts w:ascii="Times" w:hAnsi="Times"/>
          <w:b/>
          <w:bCs/>
          <w:color w:val="0064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           </w:t>
      </w:r>
      <w:r w:rsidR="005E1A0B">
        <w:rPr>
          <w:rFonts w:ascii="Times" w:hAnsi="Times"/>
          <w:color w:val="000000"/>
          <w:sz w:val="27"/>
          <w:szCs w:val="27"/>
        </w:rPr>
        <w:t>My Name is </w:t>
      </w:r>
      <w:r w:rsidR="005E1A0B">
        <w:rPr>
          <w:rFonts w:ascii="Times" w:hAnsi="Times"/>
          <w:b/>
          <w:bCs/>
          <w:color w:val="0000FF"/>
          <w:sz w:val="27"/>
          <w:szCs w:val="27"/>
        </w:rPr>
        <w:t>ARNAV </w:t>
      </w:r>
      <w:r w:rsidR="005E1A0B">
        <w:rPr>
          <w:rFonts w:ascii="Times" w:hAnsi="Times"/>
          <w:color w:val="000000"/>
          <w:sz w:val="27"/>
          <w:szCs w:val="27"/>
        </w:rPr>
        <w:t>And I am living in </w:t>
      </w:r>
      <w:r w:rsidR="005E1A0B">
        <w:rPr>
          <w:rFonts w:ascii="Times" w:hAnsi="Times"/>
          <w:b/>
          <w:bCs/>
          <w:color w:val="006400"/>
          <w:sz w:val="27"/>
          <w:szCs w:val="27"/>
        </w:rPr>
        <w:t>DEHGAM.</w:t>
      </w:r>
    </w:p>
    <w:p w14:paraId="73171688" w14:textId="77777777" w:rsidR="00E51D3D" w:rsidRDefault="00E51D3D" w:rsidP="00952954">
      <w:pPr>
        <w:rPr>
          <w:rFonts w:ascii="Times" w:hAnsi="Times"/>
          <w:b/>
          <w:bCs/>
          <w:color w:val="006400"/>
          <w:sz w:val="27"/>
          <w:szCs w:val="27"/>
        </w:rPr>
      </w:pPr>
    </w:p>
    <w:p w14:paraId="3A6253F1" w14:textId="77777777" w:rsidR="00E51D3D" w:rsidRPr="006A564D" w:rsidRDefault="00E51D3D" w:rsidP="00952954">
      <w:pPr>
        <w:rPr>
          <w:rFonts w:asciiTheme="minorHAnsi" w:hAnsiTheme="minorHAnsi" w:cstheme="minorHAnsi"/>
          <w:b/>
          <w:bCs/>
          <w:color w:val="006400"/>
          <w:sz w:val="27"/>
          <w:szCs w:val="27"/>
        </w:rPr>
      </w:pPr>
    </w:p>
    <w:p w14:paraId="61E88BAE" w14:textId="77777777" w:rsidR="0041117A" w:rsidRDefault="00E51D3D" w:rsidP="00E51D3D">
      <w:pPr>
        <w:shd w:val="clear" w:color="auto" w:fill="FFFFFF" w:themeFill="background1"/>
        <w:rPr>
          <w:b/>
          <w:bCs/>
          <w:color w:val="000000" w:themeColor="text1"/>
          <w:sz w:val="32"/>
          <w:szCs w:val="32"/>
        </w:rPr>
      </w:pPr>
      <w:r w:rsidRPr="0041117A">
        <w:rPr>
          <w:b/>
          <w:bCs/>
          <w:color w:val="000000" w:themeColor="text1"/>
          <w:sz w:val="32"/>
          <w:szCs w:val="32"/>
        </w:rPr>
        <w:t xml:space="preserve">Q. How to insert a picture into a background image of a </w:t>
      </w:r>
    </w:p>
    <w:p w14:paraId="194973B0" w14:textId="23C5F3DD" w:rsidR="00E51D3D" w:rsidRPr="0041117A" w:rsidRDefault="0041117A" w:rsidP="00E51D3D">
      <w:pPr>
        <w:shd w:val="clear" w:color="auto" w:fill="FFFFFF" w:themeFill="background1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 xml:space="preserve">     </w:t>
      </w:r>
      <w:r w:rsidR="00E51D3D" w:rsidRPr="0041117A">
        <w:rPr>
          <w:b/>
          <w:bCs/>
          <w:color w:val="000000" w:themeColor="text1"/>
          <w:sz w:val="32"/>
          <w:szCs w:val="32"/>
        </w:rPr>
        <w:t>webpage?</w:t>
      </w:r>
    </w:p>
    <w:p w14:paraId="3FA4732F" w14:textId="77777777" w:rsidR="005E1A0B" w:rsidRDefault="005E1A0B" w:rsidP="00952954">
      <w:pPr>
        <w:rPr>
          <w:rFonts w:ascii="Times" w:hAnsi="Times"/>
          <w:b/>
          <w:bCs/>
          <w:color w:val="006400"/>
          <w:sz w:val="27"/>
          <w:szCs w:val="27"/>
        </w:rPr>
      </w:pPr>
    </w:p>
    <w:p w14:paraId="6E7275B8" w14:textId="185845FC" w:rsidR="005E1A0B" w:rsidRPr="000E1E11" w:rsidRDefault="00740A8A" w:rsidP="00952954">
      <w:pPr>
        <w:rPr>
          <w:color w:val="000000" w:themeColor="text1"/>
          <w:sz w:val="28"/>
          <w:szCs w:val="28"/>
        </w:rPr>
      </w:pPr>
      <w:r w:rsidRPr="000E1E11">
        <w:rPr>
          <w:color w:val="000000" w:themeColor="text1"/>
          <w:sz w:val="28"/>
          <w:szCs w:val="28"/>
        </w:rPr>
        <w:t xml:space="preserve">-  </w:t>
      </w:r>
      <w:r w:rsidR="000E1E11">
        <w:rPr>
          <w:color w:val="000000" w:themeColor="text1"/>
          <w:sz w:val="28"/>
          <w:szCs w:val="28"/>
        </w:rPr>
        <w:t xml:space="preserve"> </w:t>
      </w:r>
      <w:r w:rsidRPr="000E1E11">
        <w:rPr>
          <w:color w:val="000000" w:themeColor="text1"/>
          <w:sz w:val="28"/>
          <w:szCs w:val="28"/>
        </w:rPr>
        <w:t xml:space="preserve">The most common and simple way to add background image is using the </w:t>
      </w:r>
    </w:p>
    <w:p w14:paraId="1234306A" w14:textId="5A2E9DBE" w:rsidR="00740A8A" w:rsidRPr="000E1E11" w:rsidRDefault="00740A8A" w:rsidP="00952954">
      <w:pPr>
        <w:rPr>
          <w:color w:val="000000" w:themeColor="text1"/>
          <w:sz w:val="28"/>
          <w:szCs w:val="28"/>
        </w:rPr>
      </w:pPr>
      <w:r w:rsidRPr="000E1E11">
        <w:rPr>
          <w:color w:val="000000" w:themeColor="text1"/>
          <w:sz w:val="28"/>
          <w:szCs w:val="28"/>
        </w:rPr>
        <w:t xml:space="preserve">    Background image attribute inside the &lt;body&gt; tag.</w:t>
      </w:r>
    </w:p>
    <w:p w14:paraId="7A3D5828" w14:textId="77777777" w:rsidR="00740A8A" w:rsidRPr="000E1E11" w:rsidRDefault="00740A8A" w:rsidP="00952954">
      <w:pPr>
        <w:rPr>
          <w:color w:val="000000" w:themeColor="text1"/>
          <w:sz w:val="28"/>
          <w:szCs w:val="28"/>
        </w:rPr>
      </w:pPr>
    </w:p>
    <w:p w14:paraId="2D86ABD3" w14:textId="1ABEE19C" w:rsidR="00740A8A" w:rsidRPr="000E1E11" w:rsidRDefault="00740A8A" w:rsidP="00952954">
      <w:pPr>
        <w:rPr>
          <w:b/>
          <w:bCs/>
          <w:color w:val="000000" w:themeColor="text1"/>
          <w:sz w:val="28"/>
          <w:szCs w:val="28"/>
        </w:rPr>
      </w:pPr>
      <w:r w:rsidRPr="000E1E11">
        <w:rPr>
          <w:b/>
          <w:bCs/>
          <w:color w:val="000000" w:themeColor="text1"/>
          <w:sz w:val="28"/>
          <w:szCs w:val="28"/>
        </w:rPr>
        <w:t xml:space="preserve">    Syntax </w:t>
      </w:r>
    </w:p>
    <w:p w14:paraId="1EDEFC6F" w14:textId="2BE53788" w:rsidR="00740A8A" w:rsidRPr="000E1E11" w:rsidRDefault="00740A8A" w:rsidP="00952954">
      <w:pPr>
        <w:rPr>
          <w:color w:val="000000" w:themeColor="text1"/>
          <w:sz w:val="28"/>
          <w:szCs w:val="28"/>
        </w:rPr>
      </w:pPr>
      <w:r w:rsidRPr="000E1E11">
        <w:rPr>
          <w:color w:val="000000" w:themeColor="text1"/>
          <w:sz w:val="28"/>
          <w:szCs w:val="28"/>
        </w:rPr>
        <w:t xml:space="preserve">      </w:t>
      </w:r>
    </w:p>
    <w:p w14:paraId="1A02F42A" w14:textId="64780F2E" w:rsidR="00740A8A" w:rsidRPr="000E1E11" w:rsidRDefault="00740A8A" w:rsidP="00952954">
      <w:pPr>
        <w:rPr>
          <w:color w:val="000000" w:themeColor="text1"/>
          <w:sz w:val="28"/>
          <w:szCs w:val="28"/>
        </w:rPr>
      </w:pPr>
      <w:r w:rsidRPr="000E1E11">
        <w:rPr>
          <w:color w:val="000000" w:themeColor="text1"/>
          <w:sz w:val="28"/>
          <w:szCs w:val="28"/>
        </w:rPr>
        <w:t xml:space="preserve">         &lt;body background = “ URL or Path of Image” &gt; Body of the Webpage</w:t>
      </w:r>
    </w:p>
    <w:p w14:paraId="1B75FF3C" w14:textId="6EEDBDEB" w:rsidR="00740A8A" w:rsidRPr="000E1E11" w:rsidRDefault="00740A8A" w:rsidP="00952954">
      <w:pPr>
        <w:rPr>
          <w:color w:val="000000" w:themeColor="text1"/>
          <w:sz w:val="28"/>
          <w:szCs w:val="28"/>
        </w:rPr>
      </w:pPr>
      <w:r w:rsidRPr="000E1E11">
        <w:rPr>
          <w:color w:val="000000" w:themeColor="text1"/>
          <w:sz w:val="28"/>
          <w:szCs w:val="28"/>
        </w:rPr>
        <w:t xml:space="preserve">         &lt;/body&gt;</w:t>
      </w:r>
    </w:p>
    <w:p w14:paraId="7EF46386" w14:textId="77777777" w:rsidR="005E1A0B" w:rsidRDefault="005E1A0B" w:rsidP="00952954">
      <w:pPr>
        <w:rPr>
          <w:b/>
          <w:bCs/>
          <w:color w:val="006400"/>
          <w:sz w:val="27"/>
          <w:szCs w:val="27"/>
        </w:rPr>
      </w:pPr>
    </w:p>
    <w:p w14:paraId="7294CC47" w14:textId="668542F7" w:rsidR="004C62B6" w:rsidRDefault="004C62B6" w:rsidP="00952954">
      <w:pPr>
        <w:rPr>
          <w:b/>
          <w:bCs/>
          <w:color w:val="000000" w:themeColor="text1"/>
          <w:sz w:val="28"/>
          <w:szCs w:val="28"/>
        </w:rPr>
      </w:pPr>
      <w:r w:rsidRPr="00E16579">
        <w:rPr>
          <w:b/>
          <w:bCs/>
          <w:color w:val="000000" w:themeColor="text1"/>
          <w:sz w:val="28"/>
          <w:szCs w:val="28"/>
        </w:rPr>
        <w:t xml:space="preserve">     Example :- </w:t>
      </w:r>
    </w:p>
    <w:p w14:paraId="559DD0B2" w14:textId="77777777" w:rsidR="00E16579" w:rsidRDefault="00E16579" w:rsidP="00952954">
      <w:pPr>
        <w:rPr>
          <w:b/>
          <w:bCs/>
          <w:color w:val="000000" w:themeColor="text1"/>
          <w:sz w:val="28"/>
          <w:szCs w:val="28"/>
        </w:rPr>
      </w:pPr>
    </w:p>
    <w:p w14:paraId="6060C2E1" w14:textId="77777777" w:rsidR="00356E25" w:rsidRDefault="00E16579" w:rsidP="00356E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b/>
          <w:bCs/>
          <w:color w:val="000000" w:themeColor="text1"/>
          <w:sz w:val="28"/>
          <w:szCs w:val="28"/>
        </w:rPr>
        <w:t xml:space="preserve">          </w:t>
      </w:r>
      <w:r w:rsidR="00356E25">
        <w:rPr>
          <w:rFonts w:ascii="Menlo" w:hAnsi="Menlo" w:cs="Menlo"/>
          <w:color w:val="808080"/>
          <w:sz w:val="18"/>
          <w:szCs w:val="18"/>
        </w:rPr>
        <w:t>&lt;!</w:t>
      </w:r>
      <w:r w:rsidR="00356E25">
        <w:rPr>
          <w:rFonts w:ascii="Menlo" w:hAnsi="Menlo" w:cs="Menlo"/>
          <w:color w:val="569CD6"/>
          <w:sz w:val="18"/>
          <w:szCs w:val="18"/>
        </w:rPr>
        <w:t>DOCTYPE</w:t>
      </w:r>
      <w:r w:rsidR="00356E25">
        <w:rPr>
          <w:rFonts w:ascii="Menlo" w:hAnsi="Menlo" w:cs="Menlo"/>
          <w:color w:val="CCCCCC"/>
          <w:sz w:val="18"/>
          <w:szCs w:val="18"/>
        </w:rPr>
        <w:t xml:space="preserve"> </w:t>
      </w:r>
      <w:r w:rsidR="00356E25">
        <w:rPr>
          <w:rFonts w:ascii="Menlo" w:hAnsi="Menlo" w:cs="Menlo"/>
          <w:color w:val="9CDCFE"/>
          <w:sz w:val="18"/>
          <w:szCs w:val="18"/>
        </w:rPr>
        <w:t>html</w:t>
      </w:r>
      <w:r w:rsidR="00356E25">
        <w:rPr>
          <w:rFonts w:ascii="Menlo" w:hAnsi="Menlo" w:cs="Menlo"/>
          <w:color w:val="808080"/>
          <w:sz w:val="18"/>
          <w:szCs w:val="18"/>
        </w:rPr>
        <w:t>&gt;</w:t>
      </w:r>
    </w:p>
    <w:p w14:paraId="7B2113F7" w14:textId="77777777" w:rsidR="00356E25" w:rsidRDefault="00356E25" w:rsidP="00356E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lang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F07EFF4" w14:textId="77777777" w:rsidR="00356E25" w:rsidRDefault="00356E25" w:rsidP="00356E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E8D3BFC" w14:textId="77777777" w:rsidR="00356E25" w:rsidRDefault="00356E25" w:rsidP="00356E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meta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charset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"UTF-8"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B42EBF0" w14:textId="77777777" w:rsidR="00356E25" w:rsidRDefault="00356E25" w:rsidP="00356E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meta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"viewport"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"width=device-width, initial-scale=1.0"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1625BA2" w14:textId="77777777" w:rsidR="00356E25" w:rsidRDefault="00356E25" w:rsidP="00356E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Example Of background Image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5624306" w14:textId="77777777" w:rsidR="00356E25" w:rsidRDefault="00356E25" w:rsidP="00356E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5B2099B" w14:textId="77777777" w:rsidR="00356E25" w:rsidRDefault="00356E25" w:rsidP="00356E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style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 xml:space="preserve">"background-image: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url</w:t>
      </w:r>
      <w:proofErr w:type="spellEnd"/>
      <w:r>
        <w:rPr>
          <w:rFonts w:ascii="Menlo" w:hAnsi="Menlo" w:cs="Menlo"/>
          <w:color w:val="CE9178"/>
          <w:sz w:val="18"/>
          <w:szCs w:val="18"/>
        </w:rPr>
        <w:t>('/Users/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arnavpandav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/Desktop/ARNAV PANDAV/Lecture Practice/Sp.jpg' );"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A2763A2" w14:textId="77777777" w:rsidR="00356E25" w:rsidRDefault="00356E25" w:rsidP="00356E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5426465F" w14:textId="77777777" w:rsidR="00356E25" w:rsidRDefault="00356E25" w:rsidP="00356E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lastRenderedPageBreak/>
        <w:t>&lt;/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B66828D" w14:textId="77777777" w:rsidR="00356E25" w:rsidRDefault="00356E25" w:rsidP="00356E2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3B26F32" w14:textId="06AB457A" w:rsidR="00E16579" w:rsidRPr="00E16579" w:rsidRDefault="00E16579" w:rsidP="00952954">
      <w:pPr>
        <w:rPr>
          <w:b/>
          <w:bCs/>
          <w:color w:val="000000" w:themeColor="text1"/>
          <w:sz w:val="28"/>
          <w:szCs w:val="28"/>
        </w:rPr>
      </w:pPr>
    </w:p>
    <w:p w14:paraId="783DC478" w14:textId="256E64DD" w:rsidR="004C62B6" w:rsidRPr="002531F4" w:rsidRDefault="00356E25" w:rsidP="00952954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6400"/>
          <w:sz w:val="27"/>
          <w:szCs w:val="27"/>
        </w:rPr>
        <w:t xml:space="preserve">  </w:t>
      </w:r>
      <w:r w:rsidRPr="002531F4">
        <w:rPr>
          <w:b/>
          <w:bCs/>
          <w:color w:val="000000" w:themeColor="text1"/>
          <w:sz w:val="28"/>
          <w:szCs w:val="28"/>
        </w:rPr>
        <w:t xml:space="preserve">OUTPUT:- </w:t>
      </w:r>
    </w:p>
    <w:p w14:paraId="4CEFD622" w14:textId="77777777" w:rsidR="004C62B6" w:rsidRDefault="004C62B6" w:rsidP="00952954">
      <w:pPr>
        <w:rPr>
          <w:b/>
          <w:bCs/>
          <w:color w:val="006400"/>
          <w:sz w:val="27"/>
          <w:szCs w:val="27"/>
        </w:rPr>
      </w:pPr>
    </w:p>
    <w:p w14:paraId="406CFB78" w14:textId="40E9EF11" w:rsidR="004C62B6" w:rsidRDefault="00130B2B" w:rsidP="00952954">
      <w:pPr>
        <w:rPr>
          <w:b/>
          <w:bCs/>
          <w:color w:val="006400"/>
          <w:sz w:val="27"/>
          <w:szCs w:val="27"/>
        </w:rPr>
      </w:pPr>
      <w:r>
        <w:rPr>
          <w:b/>
          <w:bCs/>
          <w:color w:val="006400"/>
          <w:sz w:val="27"/>
          <w:szCs w:val="27"/>
        </w:rPr>
        <w:t xml:space="preserve">                    </w:t>
      </w:r>
      <w:r>
        <w:rPr>
          <w:b/>
          <w:bCs/>
          <w:noProof/>
          <w:color w:val="006400"/>
          <w:sz w:val="27"/>
          <w:szCs w:val="27"/>
          <w14:ligatures w14:val="standardContextual"/>
        </w:rPr>
        <w:drawing>
          <wp:inline distT="0" distB="0" distL="0" distR="0" wp14:anchorId="69853C4F" wp14:editId="19DC2D98">
            <wp:extent cx="5731510" cy="3234055"/>
            <wp:effectExtent l="0" t="0" r="0" b="4445"/>
            <wp:docPr id="1706398696" name="Picture 14" descr="A collage of images of a person playing a flu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98696" name="Picture 14" descr="A collage of images of a person playing a flu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A399" w14:textId="77777777" w:rsidR="004C62B6" w:rsidRPr="000E1E11" w:rsidRDefault="004C62B6" w:rsidP="00952954">
      <w:pPr>
        <w:rPr>
          <w:b/>
          <w:bCs/>
          <w:color w:val="006400"/>
          <w:sz w:val="27"/>
          <w:szCs w:val="27"/>
        </w:rPr>
      </w:pPr>
    </w:p>
    <w:p w14:paraId="104F4A72" w14:textId="7225D55F" w:rsidR="009122A9" w:rsidRPr="000E1E11" w:rsidRDefault="009122A9" w:rsidP="00952954">
      <w:pPr>
        <w:rPr>
          <w:b/>
          <w:bCs/>
          <w:color w:val="006400"/>
          <w:sz w:val="27"/>
          <w:szCs w:val="27"/>
        </w:rPr>
      </w:pPr>
    </w:p>
    <w:p w14:paraId="3B1A3430" w14:textId="0756F100" w:rsidR="005E1A0B" w:rsidRPr="000E1E11" w:rsidRDefault="005E1A0B" w:rsidP="00952954">
      <w:pPr>
        <w:rPr>
          <w:b/>
          <w:bCs/>
          <w:sz w:val="32"/>
          <w:szCs w:val="32"/>
        </w:rPr>
      </w:pPr>
      <w:r w:rsidRPr="000E1E11">
        <w:rPr>
          <w:b/>
          <w:bCs/>
          <w:sz w:val="32"/>
          <w:szCs w:val="32"/>
        </w:rPr>
        <w:t xml:space="preserve">Q. </w:t>
      </w:r>
      <w:r w:rsidR="00515FC7" w:rsidRPr="000E1E11">
        <w:rPr>
          <w:b/>
          <w:bCs/>
          <w:sz w:val="32"/>
          <w:szCs w:val="32"/>
        </w:rPr>
        <w:t xml:space="preserve">What are the different tags to separate sections of text? </w:t>
      </w:r>
    </w:p>
    <w:p w14:paraId="0A932503" w14:textId="77777777" w:rsidR="00476880" w:rsidRPr="000E1E11" w:rsidRDefault="00476880" w:rsidP="00185551">
      <w:pPr>
        <w:rPr>
          <w:sz w:val="28"/>
          <w:szCs w:val="28"/>
        </w:rPr>
      </w:pPr>
    </w:p>
    <w:p w14:paraId="076EFA11" w14:textId="7E9E833A" w:rsidR="00D21D86" w:rsidRDefault="000E1E11" w:rsidP="00B407DC">
      <w:pPr>
        <w:rPr>
          <w:sz w:val="28"/>
          <w:szCs w:val="28"/>
        </w:rPr>
      </w:pPr>
      <w:r>
        <w:rPr>
          <w:sz w:val="28"/>
          <w:szCs w:val="28"/>
        </w:rPr>
        <w:t xml:space="preserve">  -    </w:t>
      </w:r>
      <w:r w:rsidR="001C0D7E" w:rsidRPr="000E1E11">
        <w:rPr>
          <w:sz w:val="28"/>
          <w:szCs w:val="28"/>
        </w:rPr>
        <w:t>&lt;</w:t>
      </w:r>
      <w:proofErr w:type="spellStart"/>
      <w:r w:rsidR="001C0D7E" w:rsidRPr="000E1E11">
        <w:rPr>
          <w:sz w:val="28"/>
          <w:szCs w:val="28"/>
        </w:rPr>
        <w:t>br</w:t>
      </w:r>
      <w:proofErr w:type="spellEnd"/>
      <w:r w:rsidR="001C0D7E" w:rsidRPr="000E1E11">
        <w:rPr>
          <w:sz w:val="28"/>
          <w:szCs w:val="28"/>
        </w:rPr>
        <w:t>&gt;, &lt;p&gt;, &lt;blockquote&gt; these tags are used to separate sections of text.</w:t>
      </w:r>
    </w:p>
    <w:p w14:paraId="06CC62E5" w14:textId="69FA9347" w:rsidR="000D3556" w:rsidRDefault="000D3556" w:rsidP="00B407D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18580C1" w14:textId="5CEFDF09" w:rsidR="000D3556" w:rsidRDefault="000D3556" w:rsidP="00B407DC">
      <w:pPr>
        <w:rPr>
          <w:b/>
          <w:bCs/>
          <w:sz w:val="28"/>
          <w:szCs w:val="28"/>
        </w:rPr>
      </w:pPr>
      <w:r w:rsidRPr="00D342DF">
        <w:rPr>
          <w:b/>
          <w:bCs/>
          <w:sz w:val="28"/>
          <w:szCs w:val="28"/>
        </w:rPr>
        <w:t xml:space="preserve">    Example :- </w:t>
      </w:r>
    </w:p>
    <w:p w14:paraId="492CC858" w14:textId="77777777" w:rsidR="00D342DF" w:rsidRDefault="00D342DF" w:rsidP="00B407DC">
      <w:pPr>
        <w:rPr>
          <w:b/>
          <w:bCs/>
          <w:sz w:val="28"/>
          <w:szCs w:val="28"/>
        </w:rPr>
      </w:pPr>
    </w:p>
    <w:p w14:paraId="149B7CEB" w14:textId="77777777" w:rsidR="00D342DF" w:rsidRDefault="00D342DF" w:rsidP="00D342D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b/>
          <w:bCs/>
          <w:sz w:val="28"/>
          <w:szCs w:val="2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&lt;!</w:t>
      </w:r>
      <w:r>
        <w:rPr>
          <w:rFonts w:ascii="Menlo" w:hAnsi="Menlo" w:cs="Menlo"/>
          <w:color w:val="569CD6"/>
          <w:sz w:val="18"/>
          <w:szCs w:val="18"/>
        </w:rPr>
        <w:t>DOCTYPE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C13FEF1" w14:textId="77777777" w:rsidR="00D342DF" w:rsidRDefault="00D342DF" w:rsidP="00D342D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lang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628268A" w14:textId="77777777" w:rsidR="00D342DF" w:rsidRDefault="00D342DF" w:rsidP="00D342D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D5B3E72" w14:textId="77777777" w:rsidR="00D342DF" w:rsidRDefault="00D342DF" w:rsidP="00D342D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meta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charset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"UTF-8"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0776BBD" w14:textId="77777777" w:rsidR="00D342DF" w:rsidRDefault="00D342DF" w:rsidP="00D342D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meta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"viewport"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"width=device-width, initial-scale=1.0"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06D00B6" w14:textId="77777777" w:rsidR="00D342DF" w:rsidRDefault="00D342DF" w:rsidP="00D342D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Example of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Sepratiion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Tags in HTML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0C111CC" w14:textId="77777777" w:rsidR="00D342DF" w:rsidRDefault="00D342DF" w:rsidP="00D342D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9D4841E" w14:textId="77777777" w:rsidR="00D342DF" w:rsidRDefault="00D342DF" w:rsidP="00D342D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8DD57E6" w14:textId="77777777" w:rsidR="00D342DF" w:rsidRDefault="00D342DF" w:rsidP="00D342D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h3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Example of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Sepration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Tags in HTML..!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h3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E820D10" w14:textId="77777777" w:rsidR="00D342DF" w:rsidRDefault="00D342DF" w:rsidP="00D342D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blockquote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Blockquote Tag , P and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br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Tags </w:t>
      </w:r>
    </w:p>
    <w:p w14:paraId="3E3BF80D" w14:textId="77777777" w:rsidR="00D342DF" w:rsidRDefault="00D342DF" w:rsidP="00D342D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HTML stands for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HyperText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Markup Language. It</w:t>
      </w:r>
    </w:p>
    <w:p w14:paraId="1DA7F160" w14:textId="77777777" w:rsidR="00D342DF" w:rsidRDefault="00D342DF" w:rsidP="00D342D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is used to design web pages using a markup language.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EE3C3DE" w14:textId="77777777" w:rsidR="00D342DF" w:rsidRDefault="00D342DF" w:rsidP="00D342D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HTML is the combination of Hypertext and Markup language.</w:t>
      </w:r>
    </w:p>
    <w:p w14:paraId="12DE0D3E" w14:textId="77777777" w:rsidR="00D342DF" w:rsidRDefault="00D342DF" w:rsidP="00D342D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Hypertext defines the link between the web pages.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A</w:t>
      </w:r>
    </w:p>
    <w:p w14:paraId="6BAEC515" w14:textId="77777777" w:rsidR="00D342DF" w:rsidRDefault="00D342DF" w:rsidP="00D342D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markup language is used to define the text document within</w:t>
      </w:r>
    </w:p>
    <w:p w14:paraId="2ACBB45C" w14:textId="77777777" w:rsidR="00D342DF" w:rsidRDefault="00D342DF" w:rsidP="00D342D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tag which defines the structure of web pages.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3D2FF77" w14:textId="77777777" w:rsidR="00D342DF" w:rsidRDefault="00D342DF" w:rsidP="00D342D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blockquote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09F7476" w14:textId="77777777" w:rsidR="00D342DF" w:rsidRDefault="00D342DF" w:rsidP="00D342D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043B2D9" w14:textId="77777777" w:rsidR="00D342DF" w:rsidRDefault="00D342DF" w:rsidP="00D342D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03122D2" w14:textId="77777777" w:rsidR="00D342DF" w:rsidRDefault="00D342DF" w:rsidP="00D342D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F1E08F9" w14:textId="2811B306" w:rsidR="00D342DF" w:rsidRDefault="00D342DF" w:rsidP="00B407DC">
      <w:pPr>
        <w:rPr>
          <w:b/>
          <w:bCs/>
          <w:sz w:val="28"/>
          <w:szCs w:val="28"/>
        </w:rPr>
      </w:pPr>
    </w:p>
    <w:p w14:paraId="1649E0F9" w14:textId="07CD71DF" w:rsidR="00D342DF" w:rsidRPr="00D342DF" w:rsidRDefault="00D342DF" w:rsidP="00B407DC">
      <w:pPr>
        <w:rPr>
          <w:b/>
          <w:bCs/>
          <w:sz w:val="28"/>
          <w:szCs w:val="28"/>
        </w:rPr>
      </w:pPr>
    </w:p>
    <w:p w14:paraId="73236A6F" w14:textId="77777777" w:rsidR="00D342DF" w:rsidRDefault="00D342DF" w:rsidP="00D342DF">
      <w:pPr>
        <w:rPr>
          <w:sz w:val="28"/>
          <w:szCs w:val="28"/>
        </w:rPr>
      </w:pPr>
      <w:r>
        <w:rPr>
          <w:sz w:val="32"/>
          <w:szCs w:val="32"/>
        </w:rPr>
        <w:t xml:space="preserve"> </w:t>
      </w:r>
    </w:p>
    <w:p w14:paraId="30B71A0A" w14:textId="4931D6EF" w:rsidR="00D342DF" w:rsidRDefault="00D342DF" w:rsidP="00D342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Pr="005469F3">
        <w:rPr>
          <w:b/>
          <w:bCs/>
          <w:sz w:val="28"/>
          <w:szCs w:val="28"/>
        </w:rPr>
        <w:t xml:space="preserve">OUTPUT :- </w:t>
      </w:r>
    </w:p>
    <w:p w14:paraId="3384D8EB" w14:textId="14A63938" w:rsidR="0034700C" w:rsidRDefault="0034700C" w:rsidP="00D342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</w:p>
    <w:p w14:paraId="6166492C" w14:textId="56C486B2" w:rsidR="009122A9" w:rsidRPr="00EC6CC3" w:rsidRDefault="0074245A" w:rsidP="009529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</w:t>
      </w:r>
      <w:r w:rsidR="00396336"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6981346D" wp14:editId="20EF3BA6">
            <wp:extent cx="5731510" cy="1482725"/>
            <wp:effectExtent l="0" t="0" r="0" b="3175"/>
            <wp:docPr id="424118103" name="Picture 5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18103" name="Picture 5" descr="A close-up of a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151D" w14:textId="40028047" w:rsidR="000D3556" w:rsidRPr="000E1E11" w:rsidRDefault="000D3556" w:rsidP="00952954">
      <w:pPr>
        <w:rPr>
          <w:sz w:val="32"/>
          <w:szCs w:val="32"/>
        </w:rPr>
      </w:pPr>
    </w:p>
    <w:p w14:paraId="76ED529B" w14:textId="6DDEA379" w:rsidR="009122A9" w:rsidRPr="000E1E11" w:rsidRDefault="009122A9" w:rsidP="00952954">
      <w:pPr>
        <w:rPr>
          <w:b/>
          <w:bCs/>
          <w:sz w:val="32"/>
          <w:szCs w:val="32"/>
        </w:rPr>
      </w:pPr>
      <w:r w:rsidRPr="000E1E11">
        <w:rPr>
          <w:b/>
          <w:bCs/>
          <w:sz w:val="32"/>
          <w:szCs w:val="32"/>
        </w:rPr>
        <w:t>Q. How are active links different from normal links?</w:t>
      </w:r>
    </w:p>
    <w:p w14:paraId="702F4746" w14:textId="77777777" w:rsidR="00476880" w:rsidRPr="000E1E11" w:rsidRDefault="00476880" w:rsidP="00952954">
      <w:pPr>
        <w:rPr>
          <w:b/>
          <w:bCs/>
          <w:sz w:val="28"/>
          <w:szCs w:val="28"/>
        </w:rPr>
      </w:pPr>
    </w:p>
    <w:p w14:paraId="1BA49B55" w14:textId="7802EBF4" w:rsidR="002F4E70" w:rsidRDefault="00B407DC" w:rsidP="00C52A3B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B407DC">
        <w:rPr>
          <w:sz w:val="28"/>
          <w:szCs w:val="28"/>
        </w:rPr>
        <w:t xml:space="preserve">-   </w:t>
      </w:r>
      <w:r w:rsidR="00C52A3B">
        <w:rPr>
          <w:sz w:val="28"/>
          <w:szCs w:val="28"/>
        </w:rPr>
        <w:t xml:space="preserve">The default colour for normal and active links is blue. Some browsers </w:t>
      </w:r>
    </w:p>
    <w:p w14:paraId="0A4A51FB" w14:textId="1B53A40F" w:rsidR="00C52A3B" w:rsidRDefault="00C52A3B" w:rsidP="00C52A3B">
      <w:pPr>
        <w:rPr>
          <w:sz w:val="28"/>
          <w:szCs w:val="28"/>
        </w:rPr>
      </w:pPr>
      <w:r>
        <w:rPr>
          <w:sz w:val="28"/>
          <w:szCs w:val="28"/>
        </w:rPr>
        <w:t xml:space="preserve">      recognize an active link when the mouse cursor is placed over that link.</w:t>
      </w:r>
    </w:p>
    <w:p w14:paraId="38513372" w14:textId="37ADCC40" w:rsidR="00C52A3B" w:rsidRDefault="00C52A3B" w:rsidP="00C52A3B">
      <w:pPr>
        <w:rPr>
          <w:sz w:val="28"/>
          <w:szCs w:val="28"/>
        </w:rPr>
      </w:pPr>
      <w:r>
        <w:rPr>
          <w:sz w:val="28"/>
          <w:szCs w:val="28"/>
        </w:rPr>
        <w:t xml:space="preserve">      Whereas, others recognize active links when the link has the focus. Those</w:t>
      </w:r>
    </w:p>
    <w:p w14:paraId="7EF52F1B" w14:textId="423404F1" w:rsidR="00C52A3B" w:rsidRDefault="00C52A3B" w:rsidP="00C52A3B">
      <w:pPr>
        <w:rPr>
          <w:sz w:val="28"/>
          <w:szCs w:val="28"/>
        </w:rPr>
      </w:pPr>
      <w:r>
        <w:rPr>
          <w:sz w:val="28"/>
          <w:szCs w:val="28"/>
        </w:rPr>
        <w:t xml:space="preserve">     don’t have a mouse cursor over that link is considered a normal link.</w:t>
      </w:r>
    </w:p>
    <w:p w14:paraId="6E243AB5" w14:textId="77777777" w:rsidR="00EC6CC3" w:rsidRDefault="00EC6CC3" w:rsidP="00C52A3B">
      <w:pPr>
        <w:rPr>
          <w:sz w:val="28"/>
          <w:szCs w:val="28"/>
        </w:rPr>
      </w:pPr>
    </w:p>
    <w:p w14:paraId="518959B3" w14:textId="538A9D01" w:rsidR="00B32436" w:rsidRDefault="00B32436" w:rsidP="00C52A3B">
      <w:pPr>
        <w:rPr>
          <w:b/>
          <w:bCs/>
          <w:sz w:val="28"/>
          <w:szCs w:val="28"/>
        </w:rPr>
      </w:pPr>
      <w:r w:rsidRPr="00817D55">
        <w:rPr>
          <w:b/>
          <w:bCs/>
          <w:sz w:val="28"/>
          <w:szCs w:val="28"/>
        </w:rPr>
        <w:t xml:space="preserve">     </w:t>
      </w:r>
      <w:r w:rsidR="00EC6CC3"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54DF246F" wp14:editId="6D64DBF1">
            <wp:extent cx="2057400" cy="1116682"/>
            <wp:effectExtent l="0" t="0" r="0" b="1270"/>
            <wp:docPr id="230693391" name="Picture 12" descr="A close-up of a li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93391" name="Picture 12" descr="A close-up of a link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032" cy="113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A483" w14:textId="7EB837D6" w:rsidR="00EC6CC3" w:rsidRDefault="00EC6CC3" w:rsidP="00C52A3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07B4E960" w14:textId="500C912E" w:rsidR="00EC6CC3" w:rsidRDefault="00817D55" w:rsidP="00C52A3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</w:t>
      </w:r>
      <w:r w:rsidR="00853486"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0D2A7F2F" wp14:editId="161AF957">
            <wp:extent cx="3467100" cy="2850727"/>
            <wp:effectExtent l="0" t="0" r="0" b="0"/>
            <wp:docPr id="12364013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01355" name="Picture 123640135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416" cy="287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5124" w14:textId="65FD8C37" w:rsidR="00817D55" w:rsidRDefault="00817D55" w:rsidP="00C52A3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</w:p>
    <w:p w14:paraId="1EA8357B" w14:textId="21702173" w:rsidR="00817D55" w:rsidRDefault="00EE7E2B" w:rsidP="00C52A3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</w:t>
      </w:r>
    </w:p>
    <w:p w14:paraId="605BF0AB" w14:textId="77777777" w:rsidR="00817D55" w:rsidRDefault="00817D55" w:rsidP="00C52A3B">
      <w:pPr>
        <w:rPr>
          <w:b/>
          <w:bCs/>
          <w:sz w:val="28"/>
          <w:szCs w:val="28"/>
        </w:rPr>
      </w:pPr>
    </w:p>
    <w:p w14:paraId="49C2AE89" w14:textId="77777777" w:rsidR="00817D55" w:rsidRDefault="00817D55" w:rsidP="00C52A3B">
      <w:pPr>
        <w:rPr>
          <w:b/>
          <w:bCs/>
          <w:sz w:val="28"/>
          <w:szCs w:val="28"/>
        </w:rPr>
      </w:pPr>
    </w:p>
    <w:p w14:paraId="60099835" w14:textId="77777777" w:rsidR="00817D55" w:rsidRDefault="00817D55" w:rsidP="00C52A3B">
      <w:pPr>
        <w:rPr>
          <w:b/>
          <w:bCs/>
          <w:sz w:val="28"/>
          <w:szCs w:val="28"/>
        </w:rPr>
      </w:pPr>
    </w:p>
    <w:p w14:paraId="6C91C09D" w14:textId="77777777" w:rsidR="00817D55" w:rsidRPr="00817D55" w:rsidRDefault="00817D55" w:rsidP="00C52A3B">
      <w:pPr>
        <w:rPr>
          <w:b/>
          <w:bCs/>
          <w:sz w:val="28"/>
          <w:szCs w:val="28"/>
        </w:rPr>
      </w:pPr>
    </w:p>
    <w:p w14:paraId="53FBCE71" w14:textId="77777777" w:rsidR="00384F25" w:rsidRDefault="00384F25" w:rsidP="00384F25">
      <w:pPr>
        <w:rPr>
          <w:sz w:val="28"/>
          <w:szCs w:val="28"/>
        </w:rPr>
      </w:pPr>
    </w:p>
    <w:p w14:paraId="5AE2F6C6" w14:textId="18C3F314" w:rsidR="00384F25" w:rsidRPr="007447C0" w:rsidRDefault="007447C0" w:rsidP="00384F25">
      <w:pPr>
        <w:rPr>
          <w:b/>
          <w:bCs/>
          <w:sz w:val="32"/>
          <w:szCs w:val="32"/>
        </w:rPr>
      </w:pPr>
      <w:r w:rsidRPr="007447C0">
        <w:rPr>
          <w:b/>
          <w:bCs/>
          <w:sz w:val="32"/>
          <w:szCs w:val="32"/>
        </w:rPr>
        <w:t xml:space="preserve"> </w:t>
      </w:r>
      <w:r w:rsidR="00384F25" w:rsidRPr="007447C0">
        <w:rPr>
          <w:b/>
          <w:bCs/>
          <w:sz w:val="32"/>
          <w:szCs w:val="32"/>
        </w:rPr>
        <w:t xml:space="preserve"> Q. What is SVG?</w:t>
      </w:r>
    </w:p>
    <w:p w14:paraId="07968E81" w14:textId="77777777" w:rsidR="002B4FD0" w:rsidRPr="007447C0" w:rsidRDefault="002B4FD0" w:rsidP="007447C0">
      <w:pPr>
        <w:spacing w:line="240" w:lineRule="atLeast"/>
        <w:rPr>
          <w:sz w:val="28"/>
          <w:szCs w:val="28"/>
        </w:rPr>
      </w:pPr>
    </w:p>
    <w:p w14:paraId="43C4AF1E" w14:textId="305116F7" w:rsidR="002B4FD0" w:rsidRPr="007447C0" w:rsidRDefault="002B4FD0" w:rsidP="007447C0">
      <w:pPr>
        <w:spacing w:line="240" w:lineRule="atLeast"/>
        <w:rPr>
          <w:sz w:val="28"/>
          <w:szCs w:val="28"/>
        </w:rPr>
      </w:pPr>
      <w:r w:rsidRPr="007447C0">
        <w:rPr>
          <w:sz w:val="28"/>
          <w:szCs w:val="28"/>
        </w:rPr>
        <w:t xml:space="preserve">  - </w:t>
      </w:r>
      <w:r w:rsidR="007447C0" w:rsidRPr="007447C0">
        <w:rPr>
          <w:sz w:val="28"/>
          <w:szCs w:val="28"/>
        </w:rPr>
        <w:t xml:space="preserve"> </w:t>
      </w:r>
      <w:r w:rsidR="00964B66" w:rsidRPr="007447C0">
        <w:rPr>
          <w:sz w:val="28"/>
          <w:szCs w:val="28"/>
        </w:rPr>
        <w:t xml:space="preserve">SVG stands for scalable vector Graphics. SVG is used to define graphics for </w:t>
      </w:r>
    </w:p>
    <w:p w14:paraId="2286066E" w14:textId="650DD68C" w:rsidR="00964B66" w:rsidRDefault="00964B66" w:rsidP="007447C0">
      <w:pPr>
        <w:spacing w:line="240" w:lineRule="atLeast"/>
        <w:rPr>
          <w:sz w:val="28"/>
          <w:szCs w:val="28"/>
        </w:rPr>
      </w:pPr>
      <w:r w:rsidRPr="007447C0">
        <w:rPr>
          <w:sz w:val="28"/>
          <w:szCs w:val="28"/>
        </w:rPr>
        <w:t xml:space="preserve">     The Web.</w:t>
      </w:r>
      <w:r w:rsidR="008B3A0E">
        <w:rPr>
          <w:sz w:val="28"/>
          <w:szCs w:val="28"/>
        </w:rPr>
        <w:t xml:space="preserve"> SVG images can be created and edited with any text editor. SVG</w:t>
      </w:r>
    </w:p>
    <w:p w14:paraId="3884C381" w14:textId="5640FEA3" w:rsidR="008B3A0E" w:rsidRDefault="008B3A0E" w:rsidP="007447C0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  images can be searched, indexed, scripted, and compressed. SVG images are</w:t>
      </w:r>
    </w:p>
    <w:p w14:paraId="37691B7B" w14:textId="2845831B" w:rsidR="008B3A0E" w:rsidRDefault="008B3A0E" w:rsidP="007447C0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  scalable. SVG images can be printed with high quality at any resolution.</w:t>
      </w:r>
    </w:p>
    <w:p w14:paraId="5B1F0262" w14:textId="77777777" w:rsidR="009766A9" w:rsidRDefault="009766A9" w:rsidP="007447C0">
      <w:pPr>
        <w:spacing w:line="240" w:lineRule="atLeast"/>
        <w:rPr>
          <w:sz w:val="28"/>
          <w:szCs w:val="28"/>
        </w:rPr>
      </w:pPr>
    </w:p>
    <w:p w14:paraId="79388CDB" w14:textId="0036A604" w:rsidR="009766A9" w:rsidRDefault="009766A9" w:rsidP="007447C0">
      <w:pPr>
        <w:spacing w:line="240" w:lineRule="atLeast"/>
        <w:rPr>
          <w:b/>
          <w:bCs/>
          <w:sz w:val="28"/>
          <w:szCs w:val="28"/>
        </w:rPr>
      </w:pPr>
      <w:r w:rsidRPr="008E1B90">
        <w:rPr>
          <w:b/>
          <w:bCs/>
          <w:sz w:val="28"/>
          <w:szCs w:val="28"/>
        </w:rPr>
        <w:t xml:space="preserve">     Example :- </w:t>
      </w:r>
    </w:p>
    <w:p w14:paraId="37A8BDFB" w14:textId="77777777" w:rsidR="004F4910" w:rsidRPr="008E1B90" w:rsidRDefault="004F4910" w:rsidP="007447C0">
      <w:pPr>
        <w:spacing w:line="240" w:lineRule="atLeast"/>
        <w:rPr>
          <w:b/>
          <w:bCs/>
          <w:sz w:val="28"/>
          <w:szCs w:val="28"/>
        </w:rPr>
      </w:pPr>
    </w:p>
    <w:p w14:paraId="09ACF5C3" w14:textId="77777777" w:rsidR="00384F25" w:rsidRPr="002F4E70" w:rsidRDefault="00384F25" w:rsidP="00185551">
      <w:pPr>
        <w:pStyle w:val="ListParagraph"/>
        <w:rPr>
          <w:rFonts w:asciiTheme="minorHAnsi" w:hAnsiTheme="minorHAnsi" w:cstheme="minorHAnsi"/>
          <w:sz w:val="28"/>
          <w:szCs w:val="28"/>
        </w:rPr>
      </w:pPr>
    </w:p>
    <w:p w14:paraId="19DB0620" w14:textId="77777777" w:rsidR="008E1B90" w:rsidRDefault="008E1B90" w:rsidP="008E1B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sz w:val="32"/>
          <w:szCs w:val="32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&lt;!</w:t>
      </w:r>
      <w:r>
        <w:rPr>
          <w:rFonts w:ascii="Menlo" w:hAnsi="Menlo" w:cs="Menlo"/>
          <w:color w:val="569CD6"/>
          <w:sz w:val="18"/>
          <w:szCs w:val="18"/>
        </w:rPr>
        <w:t>DOCTYPE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286A8D5" w14:textId="77777777" w:rsidR="008E1B90" w:rsidRDefault="008E1B90" w:rsidP="008E1B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lang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307B77E" w14:textId="77777777" w:rsidR="008E1B90" w:rsidRDefault="008E1B90" w:rsidP="008E1B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A171485" w14:textId="77777777" w:rsidR="008E1B90" w:rsidRDefault="008E1B90" w:rsidP="008E1B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meta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charset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"UTF-8"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27B288C" w14:textId="77777777" w:rsidR="008E1B90" w:rsidRDefault="008E1B90" w:rsidP="008E1B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meta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"viewport"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content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"width=device-width, initial-scale=1.0"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9CF6D30" w14:textId="77777777" w:rsidR="008E1B90" w:rsidRDefault="008E1B90" w:rsidP="008E1B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SVG Example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59C743F" w14:textId="77777777" w:rsidR="008E1B90" w:rsidRDefault="008E1B90" w:rsidP="008E1B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E247C5E" w14:textId="77777777" w:rsidR="008E1B90" w:rsidRDefault="008E1B90" w:rsidP="008E1B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8C3CFC8" w14:textId="77777777" w:rsidR="008E1B90" w:rsidRDefault="008E1B90" w:rsidP="008E1B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svg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B06F6E2" w14:textId="77777777" w:rsidR="008E1B90" w:rsidRDefault="008E1B90" w:rsidP="008E1B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circle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cx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"70"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cy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"70"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"60"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fill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"red"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stroke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"black"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stroke-width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"5"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53A2407" w14:textId="77777777" w:rsidR="008E1B90" w:rsidRDefault="008E1B90" w:rsidP="008E1B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svg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284F7FC" w14:textId="77777777" w:rsidR="008E1B90" w:rsidRDefault="008E1B90" w:rsidP="008E1B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svg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22A576A" w14:textId="77777777" w:rsidR="008E1B90" w:rsidRDefault="008E1B90" w:rsidP="008E1B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rect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height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"50"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width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"50"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fill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"blue"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stroke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"black"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D684152" w14:textId="77777777" w:rsidR="008E1B90" w:rsidRDefault="008E1B90" w:rsidP="008E1B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svg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439EA907" w14:textId="77777777" w:rsidR="008E1B90" w:rsidRDefault="008E1B90" w:rsidP="008E1B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lastRenderedPageBreak/>
        <w:t>&lt;/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8C73AE6" w14:textId="77777777" w:rsidR="008E1B90" w:rsidRDefault="008E1B90" w:rsidP="008E1B9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B815366" w14:textId="4E2B5CB9" w:rsidR="00363891" w:rsidRPr="00666CB6" w:rsidRDefault="00363891" w:rsidP="00952954">
      <w:pPr>
        <w:rPr>
          <w:sz w:val="32"/>
          <w:szCs w:val="32"/>
        </w:rPr>
      </w:pPr>
    </w:p>
    <w:p w14:paraId="17C13A8D" w14:textId="3E091B91" w:rsidR="008E1B90" w:rsidRDefault="008E1B90" w:rsidP="00952954">
      <w:pPr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 xml:space="preserve">   </w:t>
      </w:r>
      <w:r w:rsidRPr="008E1B90">
        <w:rPr>
          <w:b/>
          <w:bCs/>
          <w:sz w:val="28"/>
          <w:szCs w:val="28"/>
        </w:rPr>
        <w:t xml:space="preserve">OUTPUT:- </w:t>
      </w:r>
    </w:p>
    <w:p w14:paraId="363FA3E5" w14:textId="5AFCAC04" w:rsidR="00E52C02" w:rsidRDefault="00E52C02" w:rsidP="009529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</w:t>
      </w:r>
    </w:p>
    <w:p w14:paraId="3F90E938" w14:textId="312DBF84" w:rsidR="00E52C02" w:rsidRPr="008E1B90" w:rsidRDefault="00E52C02" w:rsidP="009529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</w:t>
      </w:r>
    </w:p>
    <w:p w14:paraId="34159010" w14:textId="4B2051C8" w:rsidR="008E1B90" w:rsidRDefault="00A5352E" w:rsidP="0095295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  <w:r>
        <w:rPr>
          <w:b/>
          <w:bCs/>
          <w:noProof/>
          <w:sz w:val="32"/>
          <w:szCs w:val="32"/>
          <w14:ligatures w14:val="standardContextual"/>
        </w:rPr>
        <w:drawing>
          <wp:inline distT="0" distB="0" distL="0" distR="0" wp14:anchorId="0BAD2719" wp14:editId="31EE4651">
            <wp:extent cx="1349935" cy="1765300"/>
            <wp:effectExtent l="0" t="0" r="0" b="0"/>
            <wp:docPr id="369467043" name="Picture 8" descr="A red circle and blu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67043" name="Picture 8" descr="A red circle and blue squar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060" cy="178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D5AF" w14:textId="77777777" w:rsidR="008E1B90" w:rsidRDefault="008E1B90" w:rsidP="00952954">
      <w:pPr>
        <w:rPr>
          <w:b/>
          <w:bCs/>
          <w:sz w:val="32"/>
          <w:szCs w:val="32"/>
        </w:rPr>
      </w:pPr>
    </w:p>
    <w:p w14:paraId="0A31B958" w14:textId="3A4489A8" w:rsidR="00363891" w:rsidRPr="00666CB6" w:rsidRDefault="00666CB6" w:rsidP="00952954">
      <w:pPr>
        <w:rPr>
          <w:b/>
          <w:bCs/>
          <w:sz w:val="32"/>
          <w:szCs w:val="32"/>
        </w:rPr>
      </w:pPr>
      <w:r w:rsidRPr="00666CB6">
        <w:rPr>
          <w:b/>
          <w:bCs/>
          <w:sz w:val="32"/>
          <w:szCs w:val="32"/>
        </w:rPr>
        <w:t xml:space="preserve">  </w:t>
      </w:r>
      <w:r w:rsidR="00363891" w:rsidRPr="00666CB6">
        <w:rPr>
          <w:b/>
          <w:bCs/>
          <w:sz w:val="32"/>
          <w:szCs w:val="32"/>
        </w:rPr>
        <w:t xml:space="preserve">Q. </w:t>
      </w:r>
      <w:r w:rsidR="00985C2C" w:rsidRPr="00666CB6">
        <w:rPr>
          <w:b/>
          <w:bCs/>
          <w:sz w:val="32"/>
          <w:szCs w:val="32"/>
        </w:rPr>
        <w:t>What is the different between HTML and XHTML?</w:t>
      </w:r>
    </w:p>
    <w:p w14:paraId="61052BCB" w14:textId="77777777" w:rsidR="00476880" w:rsidRPr="00666CB6" w:rsidRDefault="00476880" w:rsidP="00C3203E">
      <w:pPr>
        <w:spacing w:line="240" w:lineRule="atLeast"/>
        <w:rPr>
          <w:sz w:val="28"/>
          <w:szCs w:val="28"/>
        </w:rPr>
      </w:pPr>
    </w:p>
    <w:p w14:paraId="752C037A" w14:textId="2F8EF110" w:rsidR="00F3494F" w:rsidRPr="00666CB6" w:rsidRDefault="00666CB6" w:rsidP="00C3203E">
      <w:pPr>
        <w:spacing w:line="240" w:lineRule="atLeast"/>
        <w:rPr>
          <w:sz w:val="28"/>
          <w:szCs w:val="28"/>
        </w:rPr>
      </w:pPr>
      <w:r w:rsidRPr="00666CB6">
        <w:rPr>
          <w:sz w:val="28"/>
          <w:szCs w:val="28"/>
        </w:rPr>
        <w:t xml:space="preserve">   -   </w:t>
      </w:r>
      <w:r w:rsidR="00C7022D" w:rsidRPr="00666CB6">
        <w:rPr>
          <w:sz w:val="28"/>
          <w:szCs w:val="28"/>
        </w:rPr>
        <w:t xml:space="preserve">HTML </w:t>
      </w:r>
      <w:r w:rsidR="00AB2AF4" w:rsidRPr="00666CB6">
        <w:rPr>
          <w:sz w:val="28"/>
          <w:szCs w:val="28"/>
        </w:rPr>
        <w:t>stands for Hypertext Markup language, whereas XHTML stands for</w:t>
      </w:r>
    </w:p>
    <w:p w14:paraId="43155399" w14:textId="77777777" w:rsidR="00666CB6" w:rsidRPr="00666CB6" w:rsidRDefault="00AB2AF4" w:rsidP="00C3203E">
      <w:pPr>
        <w:spacing w:line="240" w:lineRule="atLeast"/>
        <w:rPr>
          <w:sz w:val="28"/>
          <w:szCs w:val="28"/>
        </w:rPr>
      </w:pPr>
      <w:r w:rsidRPr="00666CB6">
        <w:rPr>
          <w:sz w:val="28"/>
          <w:szCs w:val="28"/>
        </w:rPr>
        <w:t xml:space="preserve">  </w:t>
      </w:r>
      <w:r w:rsidR="00666CB6" w:rsidRPr="00666CB6">
        <w:rPr>
          <w:sz w:val="28"/>
          <w:szCs w:val="28"/>
        </w:rPr>
        <w:t xml:space="preserve">     </w:t>
      </w:r>
      <w:r w:rsidR="008231E6" w:rsidRPr="00666CB6">
        <w:rPr>
          <w:sz w:val="28"/>
          <w:szCs w:val="28"/>
        </w:rPr>
        <w:t>E</w:t>
      </w:r>
      <w:r w:rsidR="00426B0C" w:rsidRPr="00666CB6">
        <w:rPr>
          <w:sz w:val="28"/>
          <w:szCs w:val="28"/>
        </w:rPr>
        <w:t>xtensible</w:t>
      </w:r>
      <w:r w:rsidR="008231E6" w:rsidRPr="00666CB6">
        <w:rPr>
          <w:sz w:val="28"/>
          <w:szCs w:val="28"/>
        </w:rPr>
        <w:t xml:space="preserve"> Hypertext Markup language. In HTML you cannot make </w:t>
      </w:r>
      <w:r w:rsidR="00426B0C" w:rsidRPr="00666CB6">
        <w:rPr>
          <w:sz w:val="28"/>
          <w:szCs w:val="28"/>
        </w:rPr>
        <w:t xml:space="preserve"> </w:t>
      </w:r>
      <w:r w:rsidR="008231E6" w:rsidRPr="00666CB6">
        <w:rPr>
          <w:sz w:val="28"/>
          <w:szCs w:val="28"/>
        </w:rPr>
        <w:t xml:space="preserve">your </w:t>
      </w:r>
    </w:p>
    <w:p w14:paraId="31251A34" w14:textId="5088FD2D" w:rsidR="008231E6" w:rsidRDefault="00666CB6" w:rsidP="00C3203E">
      <w:pPr>
        <w:spacing w:line="240" w:lineRule="atLeast"/>
        <w:rPr>
          <w:sz w:val="28"/>
          <w:szCs w:val="28"/>
        </w:rPr>
      </w:pPr>
      <w:r w:rsidRPr="00666CB6">
        <w:rPr>
          <w:sz w:val="28"/>
          <w:szCs w:val="28"/>
        </w:rPr>
        <w:t xml:space="preserve">       </w:t>
      </w:r>
      <w:r w:rsidR="008231E6" w:rsidRPr="00666CB6">
        <w:rPr>
          <w:sz w:val="28"/>
          <w:szCs w:val="28"/>
        </w:rPr>
        <w:t>own tags but in XTML you can.</w:t>
      </w:r>
    </w:p>
    <w:p w14:paraId="306D3D29" w14:textId="782996B8" w:rsidR="003E52D1" w:rsidRDefault="003E52D1" w:rsidP="00C3203E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-   HTML </w:t>
      </w:r>
      <w:r w:rsidR="002C5092">
        <w:rPr>
          <w:sz w:val="28"/>
          <w:szCs w:val="28"/>
        </w:rPr>
        <w:t xml:space="preserve">was developed by Tim Berners Lee, Whereas XHTML was </w:t>
      </w:r>
    </w:p>
    <w:p w14:paraId="4851F099" w14:textId="572B3A1E" w:rsidR="002C5092" w:rsidRDefault="002C5092" w:rsidP="00C3203E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    developed by W3C (World wide web Consortium)</w:t>
      </w:r>
    </w:p>
    <w:p w14:paraId="2873165B" w14:textId="4BA4E9F9" w:rsidR="002C5092" w:rsidRDefault="002C5092" w:rsidP="00C3203E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-   It was developed in 1991, Whereas XHTML was released in 2000.</w:t>
      </w:r>
    </w:p>
    <w:p w14:paraId="74FABC14" w14:textId="5C035C67" w:rsidR="00042856" w:rsidRDefault="00042856" w:rsidP="00C3203E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-   The format is a document file format in HTML, whereas in XHTML the </w:t>
      </w:r>
    </w:p>
    <w:p w14:paraId="05636F69" w14:textId="0DED77C6" w:rsidR="00042856" w:rsidRPr="00666CB6" w:rsidRDefault="00042856" w:rsidP="00C3203E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     format is markup language.</w:t>
      </w:r>
    </w:p>
    <w:p w14:paraId="14751AC3" w14:textId="77777777" w:rsidR="00D45A4C" w:rsidRDefault="00D45A4C" w:rsidP="00C3203E">
      <w:pPr>
        <w:spacing w:line="240" w:lineRule="atLeast"/>
        <w:rPr>
          <w:sz w:val="28"/>
          <w:szCs w:val="28"/>
        </w:rPr>
      </w:pPr>
    </w:p>
    <w:p w14:paraId="1DB86D01" w14:textId="77777777" w:rsidR="00D45A4C" w:rsidRPr="002E47F4" w:rsidRDefault="00D45A4C" w:rsidP="00952954">
      <w:pPr>
        <w:rPr>
          <w:b/>
          <w:bCs/>
          <w:sz w:val="28"/>
          <w:szCs w:val="28"/>
        </w:rPr>
      </w:pPr>
    </w:p>
    <w:p w14:paraId="29F26128" w14:textId="28CCD481" w:rsidR="00D45A4C" w:rsidRPr="002E47F4" w:rsidRDefault="002E47F4" w:rsidP="00952954">
      <w:pPr>
        <w:rPr>
          <w:b/>
          <w:bCs/>
          <w:sz w:val="32"/>
          <w:szCs w:val="32"/>
        </w:rPr>
      </w:pPr>
      <w:r w:rsidRPr="002E47F4">
        <w:rPr>
          <w:b/>
          <w:bCs/>
          <w:sz w:val="32"/>
          <w:szCs w:val="32"/>
        </w:rPr>
        <w:t xml:space="preserve"> </w:t>
      </w:r>
      <w:r w:rsidR="00D45A4C" w:rsidRPr="002E47F4">
        <w:rPr>
          <w:b/>
          <w:bCs/>
          <w:sz w:val="32"/>
          <w:szCs w:val="32"/>
        </w:rPr>
        <w:t xml:space="preserve">Q. </w:t>
      </w:r>
      <w:r w:rsidR="001D6A95" w:rsidRPr="002E47F4">
        <w:rPr>
          <w:b/>
          <w:bCs/>
          <w:sz w:val="32"/>
          <w:szCs w:val="32"/>
        </w:rPr>
        <w:t>What are logical and Physical tags in HTML?</w:t>
      </w:r>
    </w:p>
    <w:p w14:paraId="07032F04" w14:textId="77777777" w:rsidR="00BF1065" w:rsidRPr="002E47F4" w:rsidRDefault="00BF1065" w:rsidP="00952954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522D7A1E" w14:textId="77777777" w:rsidR="002E47F4" w:rsidRDefault="002E47F4" w:rsidP="002E47F4">
      <w:pPr>
        <w:spacing w:line="240" w:lineRule="atLeast"/>
        <w:rPr>
          <w:sz w:val="28"/>
          <w:szCs w:val="28"/>
        </w:rPr>
      </w:pPr>
      <w:r w:rsidRPr="002E47F4">
        <w:rPr>
          <w:rFonts w:asciiTheme="minorHAnsi" w:hAnsiTheme="minorHAnsi" w:cstheme="minorHAnsi"/>
          <w:b/>
          <w:bCs/>
          <w:sz w:val="28"/>
          <w:szCs w:val="28"/>
        </w:rPr>
        <w:t xml:space="preserve">   </w:t>
      </w:r>
      <w:r w:rsidRPr="002E47F4">
        <w:rPr>
          <w:b/>
          <w:bCs/>
          <w:sz w:val="28"/>
          <w:szCs w:val="28"/>
        </w:rPr>
        <w:t xml:space="preserve">-  </w:t>
      </w:r>
      <w:r w:rsidR="000864ED" w:rsidRPr="002E47F4">
        <w:rPr>
          <w:b/>
          <w:bCs/>
          <w:sz w:val="28"/>
          <w:szCs w:val="28"/>
        </w:rPr>
        <w:t>Logical Tags :-</w:t>
      </w:r>
      <w:r w:rsidR="000864ED" w:rsidRPr="002E47F4">
        <w:rPr>
          <w:sz w:val="28"/>
          <w:szCs w:val="28"/>
        </w:rPr>
        <w:t xml:space="preserve"> These tags are used to add some logical or semantic value</w:t>
      </w:r>
      <w:r>
        <w:rPr>
          <w:sz w:val="28"/>
          <w:szCs w:val="28"/>
        </w:rPr>
        <w:t xml:space="preserve"> </w:t>
      </w:r>
    </w:p>
    <w:p w14:paraId="62B1A62D" w14:textId="7AE1CE6D" w:rsidR="000864ED" w:rsidRDefault="002E47F4" w:rsidP="002E47F4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0864ED" w:rsidRPr="002E47F4">
        <w:rPr>
          <w:sz w:val="28"/>
          <w:szCs w:val="28"/>
        </w:rPr>
        <w:t xml:space="preserve">to the text. </w:t>
      </w:r>
    </w:p>
    <w:p w14:paraId="50874EA3" w14:textId="10C47DD4" w:rsidR="000864ED" w:rsidRDefault="000864ED" w:rsidP="002E47F4">
      <w:pPr>
        <w:pStyle w:val="ListParagraph"/>
        <w:spacing w:line="240" w:lineRule="atLeast"/>
        <w:rPr>
          <w:sz w:val="28"/>
          <w:szCs w:val="28"/>
        </w:rPr>
      </w:pPr>
      <w:r w:rsidRPr="002E47F4">
        <w:rPr>
          <w:sz w:val="28"/>
          <w:szCs w:val="28"/>
        </w:rPr>
        <w:t>&lt;</w:t>
      </w:r>
      <w:proofErr w:type="spellStart"/>
      <w:r w:rsidRPr="002E47F4">
        <w:rPr>
          <w:sz w:val="28"/>
          <w:szCs w:val="28"/>
        </w:rPr>
        <w:t>em</w:t>
      </w:r>
      <w:proofErr w:type="spellEnd"/>
      <w:r w:rsidRPr="002E47F4">
        <w:rPr>
          <w:sz w:val="28"/>
          <w:szCs w:val="28"/>
        </w:rPr>
        <w:t>&gt;,&lt;cite&gt;,&lt;strong&gt;,&lt;code&gt;,&lt;</w:t>
      </w:r>
      <w:proofErr w:type="spellStart"/>
      <w:r w:rsidRPr="002E47F4">
        <w:rPr>
          <w:sz w:val="28"/>
          <w:szCs w:val="28"/>
        </w:rPr>
        <w:t>abbr</w:t>
      </w:r>
      <w:proofErr w:type="spellEnd"/>
      <w:r w:rsidRPr="002E47F4">
        <w:rPr>
          <w:sz w:val="28"/>
          <w:szCs w:val="28"/>
        </w:rPr>
        <w:t>&gt;,&lt;blockquote&gt; these tags are example of Logical Tags.</w:t>
      </w:r>
    </w:p>
    <w:p w14:paraId="318A4C87" w14:textId="77777777" w:rsidR="002E47F4" w:rsidRPr="002E47F4" w:rsidRDefault="002E47F4" w:rsidP="002E47F4">
      <w:pPr>
        <w:pStyle w:val="ListParagraph"/>
        <w:spacing w:line="240" w:lineRule="atLeast"/>
        <w:rPr>
          <w:sz w:val="28"/>
          <w:szCs w:val="28"/>
        </w:rPr>
      </w:pPr>
    </w:p>
    <w:p w14:paraId="586045BE" w14:textId="77777777" w:rsidR="002E47F4" w:rsidRDefault="002E47F4" w:rsidP="002E47F4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2E47F4">
        <w:rPr>
          <w:b/>
          <w:bCs/>
          <w:sz w:val="28"/>
          <w:szCs w:val="28"/>
        </w:rPr>
        <w:t xml:space="preserve">-  </w:t>
      </w:r>
      <w:r w:rsidR="000864ED" w:rsidRPr="002E47F4">
        <w:rPr>
          <w:b/>
          <w:bCs/>
          <w:sz w:val="28"/>
          <w:szCs w:val="28"/>
        </w:rPr>
        <w:t>Physical Tags</w:t>
      </w:r>
      <w:r w:rsidR="00C66D7C" w:rsidRPr="002E47F4">
        <w:rPr>
          <w:b/>
          <w:bCs/>
          <w:sz w:val="28"/>
          <w:szCs w:val="28"/>
        </w:rPr>
        <w:t xml:space="preserve"> :-</w:t>
      </w:r>
      <w:r w:rsidR="00C66D7C" w:rsidRPr="002E47F4">
        <w:rPr>
          <w:sz w:val="28"/>
          <w:szCs w:val="28"/>
        </w:rPr>
        <w:t xml:space="preserve"> </w:t>
      </w:r>
      <w:r w:rsidR="003164A7" w:rsidRPr="002E47F4">
        <w:rPr>
          <w:sz w:val="28"/>
          <w:szCs w:val="28"/>
        </w:rPr>
        <w:t xml:space="preserve">These tags are used to provide the visual appearance to the </w:t>
      </w:r>
    </w:p>
    <w:p w14:paraId="25E7977E" w14:textId="29AAF7A2" w:rsidR="003164A7" w:rsidRPr="002E47F4" w:rsidRDefault="002E47F4" w:rsidP="002E47F4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     t</w:t>
      </w:r>
      <w:r w:rsidR="003164A7" w:rsidRPr="002E47F4">
        <w:rPr>
          <w:sz w:val="28"/>
          <w:szCs w:val="28"/>
        </w:rPr>
        <w:t>ext.</w:t>
      </w:r>
    </w:p>
    <w:p w14:paraId="5A104F9A" w14:textId="42FF27D0" w:rsidR="003164A7" w:rsidRPr="002E47F4" w:rsidRDefault="003164A7" w:rsidP="002E47F4">
      <w:pPr>
        <w:pStyle w:val="ListParagraph"/>
        <w:spacing w:line="240" w:lineRule="atLeast"/>
        <w:rPr>
          <w:sz w:val="28"/>
          <w:szCs w:val="28"/>
        </w:rPr>
      </w:pPr>
      <w:r w:rsidRPr="002E47F4">
        <w:rPr>
          <w:sz w:val="28"/>
          <w:szCs w:val="28"/>
        </w:rPr>
        <w:t>&lt;b&gt;,&lt;big&gt;,&lt;</w:t>
      </w:r>
      <w:proofErr w:type="spellStart"/>
      <w:r w:rsidRPr="002E47F4">
        <w:rPr>
          <w:sz w:val="28"/>
          <w:szCs w:val="28"/>
        </w:rPr>
        <w:t>i</w:t>
      </w:r>
      <w:proofErr w:type="spellEnd"/>
      <w:r w:rsidRPr="002E47F4">
        <w:rPr>
          <w:sz w:val="28"/>
          <w:szCs w:val="28"/>
        </w:rPr>
        <w:t>&gt;,&lt;u&gt;, &lt;small&gt;,&lt;strike&gt;,&lt;sub&gt;,&lt;sup&gt; these tags are example of Physical tags.</w:t>
      </w:r>
    </w:p>
    <w:p w14:paraId="0EC6020F" w14:textId="77777777" w:rsidR="00915742" w:rsidRPr="001F0DAC" w:rsidRDefault="00915742" w:rsidP="00821C2A">
      <w:pPr>
        <w:rPr>
          <w:rFonts w:asciiTheme="minorHAnsi" w:hAnsiTheme="minorHAnsi" w:cstheme="minorHAnsi"/>
          <w:sz w:val="28"/>
          <w:szCs w:val="28"/>
        </w:rPr>
      </w:pPr>
    </w:p>
    <w:p w14:paraId="6A7DD4DC" w14:textId="2552F178" w:rsidR="00952954" w:rsidRDefault="0037171E" w:rsidP="00821C2A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</w:p>
    <w:p w14:paraId="6006E47F" w14:textId="361FB682" w:rsidR="0037171E" w:rsidRPr="0037171E" w:rsidRDefault="0037171E" w:rsidP="00821C2A">
      <w:pPr>
        <w:rPr>
          <w:b/>
          <w:bCs/>
          <w:sz w:val="28"/>
          <w:szCs w:val="28"/>
        </w:rPr>
      </w:pPr>
      <w:r w:rsidRPr="0037171E">
        <w:rPr>
          <w:b/>
          <w:bCs/>
          <w:sz w:val="28"/>
          <w:szCs w:val="28"/>
        </w:rPr>
        <w:t xml:space="preserve">        Example :- </w:t>
      </w:r>
    </w:p>
    <w:p w14:paraId="7C4E8482" w14:textId="77777777" w:rsidR="00952954" w:rsidRDefault="00952954" w:rsidP="00952954">
      <w:pPr>
        <w:rPr>
          <w:sz w:val="28"/>
          <w:szCs w:val="28"/>
        </w:rPr>
      </w:pPr>
    </w:p>
    <w:p w14:paraId="557854A7" w14:textId="77777777" w:rsidR="004F4910" w:rsidRDefault="004F4910" w:rsidP="00952954">
      <w:pPr>
        <w:rPr>
          <w:sz w:val="28"/>
          <w:szCs w:val="28"/>
        </w:rPr>
      </w:pPr>
    </w:p>
    <w:p w14:paraId="7E210EA6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sz w:val="28"/>
          <w:szCs w:val="28"/>
        </w:rPr>
        <w:t xml:space="preserve">   </w:t>
      </w:r>
      <w:r>
        <w:rPr>
          <w:rFonts w:ascii="Menlo" w:hAnsi="Menlo" w:cs="Menlo"/>
          <w:color w:val="808080"/>
          <w:sz w:val="18"/>
          <w:szCs w:val="18"/>
        </w:rPr>
        <w:t>&lt;!</w:t>
      </w:r>
      <w:r>
        <w:rPr>
          <w:rFonts w:ascii="Menlo" w:hAnsi="Menlo" w:cs="Menlo"/>
          <w:color w:val="569CD6"/>
          <w:sz w:val="18"/>
          <w:szCs w:val="18"/>
        </w:rPr>
        <w:t>DOCTYPE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53BF096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789951D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42A6594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Page Title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title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987DC46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head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C1A2680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243B166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9F97909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h3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Logical Tags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h3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52A52616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Welcome to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abbr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title</w:t>
      </w:r>
      <w:r>
        <w:rPr>
          <w:rFonts w:ascii="Menlo" w:hAnsi="Menlo" w:cs="Menlo"/>
          <w:color w:val="CCCCCC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TopsTechnologies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TOPS </w:t>
      </w:r>
      <w:r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abbr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4B2EF56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address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401 Amruta Arcade Lala Lajpat Rai Marg Char Rasta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Maninagar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Ahmedabad 380008 Gujarat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address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7F948BCF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cite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TOPS Technologies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cite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is my favourite website.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  </w:t>
      </w:r>
    </w:p>
    <w:p w14:paraId="00C46EAD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code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TOPS Technologies is my favourite.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code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  </w:t>
      </w:r>
    </w:p>
    <w:p w14:paraId="0AD69AAC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blockquote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5F87853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TOPS Technologies, a leading IT training institute in India, has announced signing a Memorandum of understanding with Gujarat Technological University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82CE435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for better skill and training development, placement, R &amp; D, and other related services. Through this agreement, TOPS Technologies aims to provide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D3B6B2B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enthusiastic learners with value-added programs and an industry-ready curriculum. This strategic alliance will help Indian students to become skilled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B8B2704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professionals through access to the best educational resources for rewarding career opportunities.</w:t>
      </w:r>
    </w:p>
    <w:p w14:paraId="1464887E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FD4FA8D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blockquote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  </w:t>
      </w:r>
    </w:p>
    <w:p w14:paraId="589CD694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ins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Newly inserted content.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ins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13E0C036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303AA64B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dfn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TOPS</w:t>
      </w:r>
      <w:r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dfn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TOPS organizes a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JobFest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where 50+ Companies interview Candidates for their Job Openings. </w:t>
      </w:r>
    </w:p>
    <w:p w14:paraId="550A5A72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This event is organized at a Convention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center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Maximum salary offered by companies during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JobFest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for a </w:t>
      </w:r>
    </w:p>
    <w:p w14:paraId="093CA108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fresher has been 7.2 lacs Each student interviews with maximum companies in 1 day</w:t>
      </w:r>
    </w:p>
    <w:p w14:paraId="75FA6CAC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Companies get to interact with multiple candidates and offer maximum salaries</w:t>
      </w:r>
    </w:p>
    <w:p w14:paraId="2327E83D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Candidates select the best Job Offers</w:t>
      </w:r>
    </w:p>
    <w:p w14:paraId="4D053969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p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5C785566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h3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Physical Tags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h3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F71053F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Text without formatting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DE2F788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b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Tops Technologies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73F1EB6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F44747"/>
          <w:sz w:val="18"/>
          <w:szCs w:val="18"/>
        </w:rPr>
        <w:t>big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Tops Technologies 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F44747"/>
          <w:sz w:val="18"/>
          <w:szCs w:val="18"/>
        </w:rPr>
        <w:t>big</w:t>
      </w:r>
      <w:r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B89DACD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Tops Technologies </w:t>
      </w:r>
      <w:r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i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29BA42C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small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Tops Technologies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small</w:t>
      </w:r>
      <w:r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7F5DA36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1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sup</w:t>
      </w:r>
      <w:r>
        <w:rPr>
          <w:rFonts w:ascii="Menlo" w:hAnsi="Menlo" w:cs="Menlo"/>
          <w:color w:val="808080"/>
          <w:sz w:val="18"/>
          <w:szCs w:val="18"/>
        </w:rPr>
        <w:t>&gt;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st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sup</w:t>
      </w:r>
      <w:r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DC14C98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H</w:t>
      </w: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sub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2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sub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>O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BA42A2C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u</w:t>
      </w:r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Tops Technologies</w:t>
      </w: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u</w:t>
      </w:r>
      <w:r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13F2DAB7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F44747"/>
          <w:sz w:val="18"/>
          <w:szCs w:val="18"/>
        </w:rPr>
        <w:t>tt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TopsTechnologies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F44747"/>
          <w:sz w:val="18"/>
          <w:szCs w:val="18"/>
        </w:rPr>
        <w:t>tt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6BD545A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859F18B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body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7D9403BC" w14:textId="77777777" w:rsidR="00AF5B95" w:rsidRDefault="00AF5B95" w:rsidP="00AF5B9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&lt;/</w:t>
      </w:r>
      <w:r>
        <w:rPr>
          <w:rFonts w:ascii="Menlo" w:hAnsi="Menlo" w:cs="Menlo"/>
          <w:color w:val="569CD6"/>
          <w:sz w:val="18"/>
          <w:szCs w:val="18"/>
        </w:rPr>
        <w:t>html</w:t>
      </w:r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21C01E0" w14:textId="326043E0" w:rsidR="00AF5B95" w:rsidRDefault="00AF5B95" w:rsidP="00952954">
      <w:pPr>
        <w:rPr>
          <w:sz w:val="28"/>
          <w:szCs w:val="28"/>
        </w:rPr>
      </w:pPr>
    </w:p>
    <w:p w14:paraId="555C9FAC" w14:textId="77777777" w:rsidR="00952954" w:rsidRDefault="00952954" w:rsidP="00952954">
      <w:pPr>
        <w:rPr>
          <w:sz w:val="28"/>
          <w:szCs w:val="28"/>
        </w:rPr>
      </w:pPr>
    </w:p>
    <w:p w14:paraId="3DC92422" w14:textId="77777777" w:rsidR="00952954" w:rsidRPr="00AF5B95" w:rsidRDefault="00952954" w:rsidP="00952954">
      <w:pPr>
        <w:rPr>
          <w:b/>
          <w:bCs/>
          <w:sz w:val="28"/>
          <w:szCs w:val="28"/>
        </w:rPr>
      </w:pPr>
    </w:p>
    <w:p w14:paraId="77E124A9" w14:textId="04F2FDCA" w:rsidR="00952954" w:rsidRDefault="00AF5B95" w:rsidP="009529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  <w:r w:rsidRPr="00AF5B95">
        <w:rPr>
          <w:b/>
          <w:bCs/>
          <w:sz w:val="28"/>
          <w:szCs w:val="28"/>
        </w:rPr>
        <w:t>OUTPUT :-</w:t>
      </w:r>
    </w:p>
    <w:p w14:paraId="28C17195" w14:textId="77777777" w:rsidR="00952954" w:rsidRDefault="00952954" w:rsidP="00952954">
      <w:pPr>
        <w:rPr>
          <w:sz w:val="28"/>
          <w:szCs w:val="28"/>
        </w:rPr>
      </w:pPr>
    </w:p>
    <w:p w14:paraId="4D0ED3B0" w14:textId="0CE39C33" w:rsidR="00952954" w:rsidRDefault="00C549E0" w:rsidP="00952954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12EC0FB2" wp14:editId="7D4ED079">
            <wp:extent cx="5731510" cy="3811905"/>
            <wp:effectExtent l="0" t="0" r="0" b="0"/>
            <wp:docPr id="252636954" name="Picture 6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36954" name="Picture 6" descr="A close-up of a documen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080A" w14:textId="0171B8CA" w:rsidR="00952954" w:rsidRDefault="00952954" w:rsidP="00952954">
      <w:pPr>
        <w:rPr>
          <w:sz w:val="28"/>
          <w:szCs w:val="28"/>
        </w:rPr>
      </w:pPr>
    </w:p>
    <w:p w14:paraId="3E1B2B03" w14:textId="77777777" w:rsidR="00952954" w:rsidRDefault="00952954" w:rsidP="00952954">
      <w:pPr>
        <w:rPr>
          <w:sz w:val="28"/>
          <w:szCs w:val="28"/>
        </w:rPr>
      </w:pPr>
    </w:p>
    <w:p w14:paraId="4ED12199" w14:textId="77777777" w:rsidR="00952954" w:rsidRDefault="00952954" w:rsidP="00952954">
      <w:pPr>
        <w:rPr>
          <w:sz w:val="28"/>
          <w:szCs w:val="28"/>
        </w:rPr>
      </w:pPr>
    </w:p>
    <w:p w14:paraId="2F471D1D" w14:textId="77777777" w:rsidR="00952954" w:rsidRDefault="00952954" w:rsidP="00952954">
      <w:pPr>
        <w:rPr>
          <w:sz w:val="28"/>
          <w:szCs w:val="28"/>
        </w:rPr>
      </w:pPr>
    </w:p>
    <w:p w14:paraId="67700AF4" w14:textId="77777777" w:rsidR="006A564D" w:rsidRDefault="006A564D" w:rsidP="00952954">
      <w:pPr>
        <w:rPr>
          <w:sz w:val="28"/>
          <w:szCs w:val="28"/>
        </w:rPr>
      </w:pPr>
    </w:p>
    <w:p w14:paraId="37B26AA3" w14:textId="77777777" w:rsidR="006A564D" w:rsidRDefault="006A564D" w:rsidP="00952954">
      <w:pPr>
        <w:rPr>
          <w:sz w:val="28"/>
          <w:szCs w:val="28"/>
        </w:rPr>
      </w:pPr>
    </w:p>
    <w:p w14:paraId="0B0A7DC9" w14:textId="77777777" w:rsidR="006A564D" w:rsidRDefault="006A564D" w:rsidP="00952954">
      <w:pPr>
        <w:rPr>
          <w:sz w:val="28"/>
          <w:szCs w:val="28"/>
        </w:rPr>
      </w:pPr>
    </w:p>
    <w:p w14:paraId="01B2A510" w14:textId="77777777" w:rsidR="006A564D" w:rsidRDefault="006A564D" w:rsidP="00952954">
      <w:pPr>
        <w:rPr>
          <w:sz w:val="28"/>
          <w:szCs w:val="28"/>
        </w:rPr>
      </w:pPr>
    </w:p>
    <w:p w14:paraId="3B8D1705" w14:textId="77777777" w:rsidR="00952954" w:rsidRDefault="00952954" w:rsidP="00952954">
      <w:pPr>
        <w:rPr>
          <w:sz w:val="28"/>
          <w:szCs w:val="28"/>
        </w:rPr>
      </w:pPr>
    </w:p>
    <w:p w14:paraId="071333C7" w14:textId="77777777" w:rsidR="00952954" w:rsidRDefault="00952954" w:rsidP="00952954">
      <w:pPr>
        <w:rPr>
          <w:sz w:val="28"/>
          <w:szCs w:val="28"/>
        </w:rPr>
      </w:pPr>
    </w:p>
    <w:p w14:paraId="2D819973" w14:textId="77777777" w:rsidR="00915742" w:rsidRDefault="00915742" w:rsidP="00952954">
      <w:pPr>
        <w:rPr>
          <w:sz w:val="28"/>
          <w:szCs w:val="28"/>
        </w:rPr>
      </w:pPr>
    </w:p>
    <w:p w14:paraId="7A2E74DB" w14:textId="77777777" w:rsidR="00915742" w:rsidRDefault="00915742" w:rsidP="00952954">
      <w:pPr>
        <w:rPr>
          <w:sz w:val="28"/>
          <w:szCs w:val="28"/>
        </w:rPr>
      </w:pPr>
    </w:p>
    <w:p w14:paraId="62C8C788" w14:textId="77777777" w:rsidR="005C553B" w:rsidRDefault="005C553B" w:rsidP="00952954">
      <w:pPr>
        <w:rPr>
          <w:sz w:val="28"/>
          <w:szCs w:val="28"/>
        </w:rPr>
      </w:pPr>
    </w:p>
    <w:p w14:paraId="2A823927" w14:textId="77777777" w:rsidR="005C553B" w:rsidRDefault="005C553B" w:rsidP="00952954">
      <w:pPr>
        <w:rPr>
          <w:sz w:val="28"/>
          <w:szCs w:val="28"/>
        </w:rPr>
      </w:pPr>
    </w:p>
    <w:p w14:paraId="3FF9C788" w14:textId="77777777" w:rsidR="005C553B" w:rsidRDefault="005C553B" w:rsidP="00952954">
      <w:pPr>
        <w:rPr>
          <w:sz w:val="28"/>
          <w:szCs w:val="28"/>
        </w:rPr>
      </w:pPr>
    </w:p>
    <w:p w14:paraId="010CCF66" w14:textId="77777777" w:rsidR="005C553B" w:rsidRDefault="005C553B" w:rsidP="00952954">
      <w:pPr>
        <w:rPr>
          <w:sz w:val="28"/>
          <w:szCs w:val="28"/>
        </w:rPr>
      </w:pPr>
    </w:p>
    <w:p w14:paraId="54B7C487" w14:textId="77777777" w:rsidR="005C553B" w:rsidRDefault="005C553B" w:rsidP="00952954">
      <w:pPr>
        <w:rPr>
          <w:sz w:val="28"/>
          <w:szCs w:val="28"/>
        </w:rPr>
      </w:pPr>
    </w:p>
    <w:p w14:paraId="4B24F7E7" w14:textId="77777777" w:rsidR="005C553B" w:rsidRDefault="005C553B" w:rsidP="00952954">
      <w:pPr>
        <w:rPr>
          <w:sz w:val="28"/>
          <w:szCs w:val="28"/>
        </w:rPr>
      </w:pPr>
    </w:p>
    <w:p w14:paraId="1AFFE7D0" w14:textId="77777777" w:rsidR="005C553B" w:rsidRDefault="005C553B" w:rsidP="00952954">
      <w:pPr>
        <w:rPr>
          <w:sz w:val="28"/>
          <w:szCs w:val="28"/>
        </w:rPr>
      </w:pPr>
    </w:p>
    <w:p w14:paraId="7ABA2352" w14:textId="77777777" w:rsidR="005C553B" w:rsidRDefault="005C553B" w:rsidP="00952954">
      <w:pPr>
        <w:rPr>
          <w:sz w:val="28"/>
          <w:szCs w:val="28"/>
        </w:rPr>
      </w:pPr>
    </w:p>
    <w:p w14:paraId="1BA07F3E" w14:textId="6B02BB9F" w:rsidR="00915742" w:rsidRPr="005C553B" w:rsidRDefault="00915742" w:rsidP="00952954">
      <w:pPr>
        <w:pStyle w:val="NormalWeb"/>
        <w:rPr>
          <w:rFonts w:ascii="Calibri,Bold" w:hAnsi="Calibri,Bold"/>
          <w:b/>
          <w:bCs/>
          <w:sz w:val="60"/>
          <w:szCs w:val="60"/>
        </w:rPr>
      </w:pPr>
      <w:r>
        <w:rPr>
          <w:rFonts w:ascii="Calibri,Bold" w:hAnsi="Calibri,Bold"/>
          <w:sz w:val="60"/>
          <w:szCs w:val="60"/>
        </w:rPr>
        <w:lastRenderedPageBreak/>
        <w:t xml:space="preserve"> </w:t>
      </w:r>
      <w:r w:rsidRPr="005C553B">
        <w:rPr>
          <w:rFonts w:ascii="Calibri,Bold" w:hAnsi="Calibri,Bold"/>
          <w:b/>
          <w:bCs/>
          <w:sz w:val="60"/>
          <w:szCs w:val="60"/>
        </w:rPr>
        <w:t xml:space="preserve">Software Engineering Assignment </w:t>
      </w:r>
    </w:p>
    <w:p w14:paraId="27D39CD3" w14:textId="2676C6F2" w:rsidR="0087108C" w:rsidRDefault="0087108C" w:rsidP="00952954">
      <w:pPr>
        <w:pStyle w:val="NormalWeb"/>
      </w:pPr>
      <w:r>
        <w:rPr>
          <w:rFonts w:ascii="Calibri,Bold" w:hAnsi="Calibri,Bold"/>
          <w:sz w:val="40"/>
          <w:szCs w:val="40"/>
        </w:rPr>
        <w:t xml:space="preserve">                                MODULE: 2 (HTML) </w:t>
      </w:r>
    </w:p>
    <w:p w14:paraId="6F913844" w14:textId="77777777" w:rsidR="0087108C" w:rsidRPr="00FB6B7A" w:rsidRDefault="0087108C" w:rsidP="00080836">
      <w:pPr>
        <w:pStyle w:val="NormalWeb"/>
        <w:spacing w:line="240" w:lineRule="atLeast"/>
        <w:rPr>
          <w:b/>
          <w:bCs/>
          <w:sz w:val="32"/>
          <w:szCs w:val="32"/>
        </w:rPr>
      </w:pPr>
    </w:p>
    <w:p w14:paraId="0AA211AB" w14:textId="3C1D8696" w:rsidR="00915742" w:rsidRPr="00FB6B7A" w:rsidRDefault="001E0D75" w:rsidP="00080836">
      <w:pPr>
        <w:spacing w:line="240" w:lineRule="atLeast"/>
        <w:rPr>
          <w:b/>
          <w:bCs/>
          <w:sz w:val="32"/>
          <w:szCs w:val="32"/>
        </w:rPr>
      </w:pPr>
      <w:r w:rsidRPr="00FB6B7A">
        <w:rPr>
          <w:b/>
          <w:bCs/>
          <w:sz w:val="32"/>
          <w:szCs w:val="32"/>
        </w:rPr>
        <w:t>Q. Define the terms</w:t>
      </w:r>
    </w:p>
    <w:p w14:paraId="2E46EB45" w14:textId="77777777" w:rsidR="001E0D75" w:rsidRDefault="001E0D75" w:rsidP="00080836">
      <w:pPr>
        <w:spacing w:line="240" w:lineRule="atLeast"/>
        <w:rPr>
          <w:sz w:val="28"/>
          <w:szCs w:val="28"/>
        </w:rPr>
      </w:pPr>
    </w:p>
    <w:p w14:paraId="65911B00" w14:textId="2CDF1821" w:rsidR="001E0D75" w:rsidRDefault="001E0D75" w:rsidP="00080836">
      <w:pPr>
        <w:spacing w:line="240" w:lineRule="atLeast"/>
        <w:rPr>
          <w:sz w:val="28"/>
          <w:szCs w:val="28"/>
        </w:rPr>
      </w:pPr>
      <w:r w:rsidRPr="0046767B">
        <w:rPr>
          <w:b/>
          <w:bCs/>
          <w:sz w:val="32"/>
          <w:szCs w:val="32"/>
        </w:rPr>
        <w:t>Website :-</w:t>
      </w:r>
      <w:r>
        <w:rPr>
          <w:sz w:val="28"/>
          <w:szCs w:val="28"/>
        </w:rPr>
        <w:t xml:space="preserve"> A Website is a collection off files accessed through a web address, </w:t>
      </w:r>
    </w:p>
    <w:p w14:paraId="6C3CD278" w14:textId="194EBE93" w:rsidR="001E0D75" w:rsidRDefault="001E0D75" w:rsidP="00080836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covering a particular theme or subject and managed by a particular person </w:t>
      </w:r>
    </w:p>
    <w:p w14:paraId="1AC093F4" w14:textId="69B356A4" w:rsidR="001E0D75" w:rsidRDefault="001E0D75" w:rsidP="00080836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or organization.</w:t>
      </w:r>
    </w:p>
    <w:p w14:paraId="61870926" w14:textId="77777777" w:rsidR="001E0D75" w:rsidRDefault="001E0D75" w:rsidP="00080836">
      <w:pPr>
        <w:spacing w:line="240" w:lineRule="atLeast"/>
        <w:rPr>
          <w:sz w:val="28"/>
          <w:szCs w:val="28"/>
        </w:rPr>
      </w:pPr>
    </w:p>
    <w:p w14:paraId="31A16867" w14:textId="4341FEDC" w:rsidR="001E0D75" w:rsidRDefault="001E0D75" w:rsidP="00080836">
      <w:pPr>
        <w:spacing w:line="240" w:lineRule="atLeast"/>
        <w:rPr>
          <w:sz w:val="28"/>
          <w:szCs w:val="28"/>
        </w:rPr>
      </w:pPr>
      <w:r w:rsidRPr="0046767B">
        <w:rPr>
          <w:b/>
          <w:bCs/>
          <w:sz w:val="32"/>
          <w:szCs w:val="32"/>
        </w:rPr>
        <w:t>Webpage :-</w:t>
      </w:r>
      <w:r>
        <w:rPr>
          <w:sz w:val="28"/>
          <w:szCs w:val="28"/>
        </w:rPr>
        <w:t xml:space="preserve">  A Webpage is a hypertext document on the world wide web.</w:t>
      </w:r>
    </w:p>
    <w:p w14:paraId="4F065E36" w14:textId="7C14726B" w:rsidR="001E0D75" w:rsidRDefault="001E0D75" w:rsidP="00080836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>Webpages are delivered by a web server to the user and displayed in a web</w:t>
      </w:r>
    </w:p>
    <w:p w14:paraId="55FB73B8" w14:textId="5582F22D" w:rsidR="001E0D75" w:rsidRDefault="001E0D75" w:rsidP="00080836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>Browser.</w:t>
      </w:r>
    </w:p>
    <w:p w14:paraId="3941D157" w14:textId="77777777" w:rsidR="001E0D75" w:rsidRDefault="001E0D75" w:rsidP="00080836">
      <w:pPr>
        <w:spacing w:line="240" w:lineRule="atLeast"/>
        <w:rPr>
          <w:sz w:val="28"/>
          <w:szCs w:val="28"/>
        </w:rPr>
      </w:pPr>
    </w:p>
    <w:p w14:paraId="476AC8FD" w14:textId="533DC489" w:rsidR="001E0D75" w:rsidRDefault="001E0D75" w:rsidP="00080836">
      <w:pPr>
        <w:spacing w:line="240" w:lineRule="atLeast"/>
        <w:rPr>
          <w:sz w:val="28"/>
          <w:szCs w:val="28"/>
        </w:rPr>
      </w:pPr>
      <w:r w:rsidRPr="0046767B">
        <w:rPr>
          <w:b/>
          <w:bCs/>
          <w:sz w:val="32"/>
          <w:szCs w:val="32"/>
        </w:rPr>
        <w:t>Web browser :-</w:t>
      </w:r>
      <w:r>
        <w:rPr>
          <w:sz w:val="28"/>
          <w:szCs w:val="28"/>
        </w:rPr>
        <w:t xml:space="preserve"> A software application used to access information on the world </w:t>
      </w:r>
    </w:p>
    <w:p w14:paraId="1E8694B2" w14:textId="22ABFFB1" w:rsidR="001E0D75" w:rsidRDefault="001E0D75" w:rsidP="00080836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Wide web is called a Web browser. When a user requests some information, the web browser fetches the data from a web server and then displays the web </w:t>
      </w:r>
    </w:p>
    <w:p w14:paraId="4428222F" w14:textId="599924FC" w:rsidR="001E0D75" w:rsidRDefault="001E0D75" w:rsidP="00080836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>Page on the user’s screen.</w:t>
      </w:r>
    </w:p>
    <w:p w14:paraId="4613A3D3" w14:textId="77777777" w:rsidR="001E0D75" w:rsidRDefault="001E0D75" w:rsidP="00080836">
      <w:pPr>
        <w:spacing w:line="240" w:lineRule="atLeast"/>
        <w:rPr>
          <w:sz w:val="28"/>
          <w:szCs w:val="28"/>
        </w:rPr>
      </w:pPr>
    </w:p>
    <w:p w14:paraId="35FBC4E5" w14:textId="5EF01FFF" w:rsidR="001E0D75" w:rsidRDefault="001E0D75" w:rsidP="00080836">
      <w:pPr>
        <w:spacing w:line="240" w:lineRule="atLeast"/>
        <w:rPr>
          <w:sz w:val="28"/>
          <w:szCs w:val="28"/>
        </w:rPr>
      </w:pPr>
      <w:r w:rsidRPr="0046767B">
        <w:rPr>
          <w:b/>
          <w:bCs/>
          <w:sz w:val="32"/>
          <w:szCs w:val="32"/>
        </w:rPr>
        <w:t>Web Server :-</w:t>
      </w:r>
      <w:r>
        <w:rPr>
          <w:sz w:val="28"/>
          <w:szCs w:val="28"/>
        </w:rPr>
        <w:t xml:space="preserve"> </w:t>
      </w:r>
      <w:r w:rsidR="00205009">
        <w:rPr>
          <w:sz w:val="28"/>
          <w:szCs w:val="28"/>
        </w:rPr>
        <w:t xml:space="preserve">A Web server is software and hardware that uses HTTTP (Hypertext transfer protocol) and other protocols to respond to client </w:t>
      </w:r>
    </w:p>
    <w:p w14:paraId="073475EE" w14:textId="48501D7B" w:rsidR="00205009" w:rsidRDefault="00205009" w:rsidP="00080836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>Requests made over the world wide web.</w:t>
      </w:r>
    </w:p>
    <w:p w14:paraId="71551A0B" w14:textId="6BAE7F32" w:rsidR="00205009" w:rsidRDefault="00205009" w:rsidP="003734D4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The main job of a web server is to display website content through storing, </w:t>
      </w:r>
      <w:r w:rsidR="00447B18">
        <w:rPr>
          <w:sz w:val="28"/>
          <w:szCs w:val="28"/>
        </w:rPr>
        <w:t>p</w:t>
      </w:r>
      <w:r>
        <w:rPr>
          <w:sz w:val="28"/>
          <w:szCs w:val="28"/>
        </w:rPr>
        <w:t xml:space="preserve">rocessing and delivering </w:t>
      </w:r>
      <w:r w:rsidR="00326AAE">
        <w:rPr>
          <w:sz w:val="28"/>
          <w:szCs w:val="28"/>
        </w:rPr>
        <w:t>web pages to users.</w:t>
      </w:r>
    </w:p>
    <w:p w14:paraId="73ED9AD4" w14:textId="77777777" w:rsidR="00067A40" w:rsidRDefault="00067A40" w:rsidP="003734D4">
      <w:pPr>
        <w:spacing w:line="240" w:lineRule="atLeast"/>
        <w:rPr>
          <w:sz w:val="28"/>
          <w:szCs w:val="28"/>
        </w:rPr>
      </w:pPr>
    </w:p>
    <w:p w14:paraId="74D6DCAC" w14:textId="77777777" w:rsidR="00067A40" w:rsidRDefault="00067A40" w:rsidP="003734D4">
      <w:pPr>
        <w:spacing w:line="240" w:lineRule="atLeast"/>
        <w:rPr>
          <w:sz w:val="28"/>
          <w:szCs w:val="28"/>
        </w:rPr>
      </w:pPr>
    </w:p>
    <w:p w14:paraId="3A416160" w14:textId="55966D63" w:rsidR="00067A40" w:rsidRDefault="00067A40" w:rsidP="003734D4">
      <w:pPr>
        <w:spacing w:line="240" w:lineRule="atLeast"/>
        <w:rPr>
          <w:sz w:val="28"/>
          <w:szCs w:val="28"/>
        </w:rPr>
      </w:pPr>
      <w:r w:rsidRPr="00477073">
        <w:rPr>
          <w:b/>
          <w:bCs/>
          <w:sz w:val="32"/>
          <w:szCs w:val="32"/>
        </w:rPr>
        <w:t xml:space="preserve">HTML :- </w:t>
      </w:r>
      <w:r w:rsidR="00D76210">
        <w:rPr>
          <w:b/>
          <w:bCs/>
          <w:sz w:val="32"/>
          <w:szCs w:val="32"/>
        </w:rPr>
        <w:t xml:space="preserve"> </w:t>
      </w:r>
      <w:r w:rsidR="00D76210">
        <w:rPr>
          <w:sz w:val="28"/>
          <w:szCs w:val="28"/>
        </w:rPr>
        <w:t xml:space="preserve">HTML stands for hypertext Markup language. HTML is the standard </w:t>
      </w:r>
    </w:p>
    <w:p w14:paraId="246FBC85" w14:textId="14908841" w:rsidR="00D76210" w:rsidRDefault="00D76210" w:rsidP="003734D4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Markup language for creating web pages. HTML describe the structure of a </w:t>
      </w:r>
    </w:p>
    <w:p w14:paraId="1BA61916" w14:textId="76518DCA" w:rsidR="00D76210" w:rsidRDefault="00D76210" w:rsidP="003734D4">
      <w:pPr>
        <w:spacing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 Web page.</w:t>
      </w:r>
    </w:p>
    <w:p w14:paraId="76356275" w14:textId="77777777" w:rsidR="007C4B11" w:rsidRDefault="007C4B11" w:rsidP="00952954">
      <w:pPr>
        <w:rPr>
          <w:sz w:val="28"/>
          <w:szCs w:val="28"/>
        </w:rPr>
      </w:pPr>
    </w:p>
    <w:p w14:paraId="522F6878" w14:textId="2618A97F" w:rsidR="007C4B11" w:rsidRPr="003734D4" w:rsidRDefault="007C4B11" w:rsidP="00952954">
      <w:pPr>
        <w:rPr>
          <w:b/>
          <w:bCs/>
          <w:sz w:val="32"/>
          <w:szCs w:val="32"/>
        </w:rPr>
      </w:pPr>
      <w:r w:rsidRPr="003734D4">
        <w:rPr>
          <w:b/>
          <w:bCs/>
          <w:sz w:val="32"/>
          <w:szCs w:val="32"/>
        </w:rPr>
        <w:t xml:space="preserve">Q. </w:t>
      </w:r>
      <w:r w:rsidR="002844D6" w:rsidRPr="003734D4">
        <w:rPr>
          <w:b/>
          <w:bCs/>
          <w:sz w:val="32"/>
          <w:szCs w:val="32"/>
        </w:rPr>
        <w:t xml:space="preserve"> Create a webpage to show “ This is my first HTML page</w:t>
      </w:r>
      <w:r w:rsidR="00871F29" w:rsidRPr="003734D4">
        <w:rPr>
          <w:b/>
          <w:bCs/>
          <w:sz w:val="32"/>
          <w:szCs w:val="32"/>
        </w:rPr>
        <w:t>”</w:t>
      </w:r>
    </w:p>
    <w:p w14:paraId="31E2C039" w14:textId="77777777" w:rsidR="00FB6B7A" w:rsidRPr="00FB6B7A" w:rsidRDefault="00FB6B7A" w:rsidP="00952954">
      <w:pPr>
        <w:rPr>
          <w:b/>
          <w:bCs/>
          <w:sz w:val="28"/>
          <w:szCs w:val="28"/>
        </w:rPr>
      </w:pPr>
    </w:p>
    <w:p w14:paraId="20D23037" w14:textId="70F26741" w:rsidR="000248A9" w:rsidRPr="00FB6B7A" w:rsidRDefault="000248A9" w:rsidP="00952954">
      <w:pPr>
        <w:rPr>
          <w:b/>
          <w:bCs/>
          <w:sz w:val="28"/>
          <w:szCs w:val="28"/>
        </w:rPr>
      </w:pPr>
    </w:p>
    <w:p w14:paraId="7F95B2A1" w14:textId="77777777" w:rsidR="00140A0F" w:rsidRPr="00140A0F" w:rsidRDefault="0063258D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sz w:val="28"/>
          <w:szCs w:val="28"/>
        </w:rPr>
        <w:t xml:space="preserve">     </w:t>
      </w:r>
      <w:r w:rsidR="00140A0F" w:rsidRPr="00140A0F">
        <w:rPr>
          <w:rFonts w:ascii="Menlo" w:hAnsi="Menlo" w:cs="Menlo"/>
          <w:color w:val="808080"/>
          <w:sz w:val="18"/>
          <w:szCs w:val="18"/>
        </w:rPr>
        <w:t>&lt;!</w:t>
      </w:r>
      <w:r w:rsidR="00140A0F" w:rsidRPr="00140A0F">
        <w:rPr>
          <w:rFonts w:ascii="Menlo" w:hAnsi="Menlo" w:cs="Menlo"/>
          <w:color w:val="569CD6"/>
          <w:sz w:val="18"/>
          <w:szCs w:val="18"/>
        </w:rPr>
        <w:t>DOCTYPE</w:t>
      </w:r>
      <w:r w:rsidR="00140A0F" w:rsidRPr="00140A0F">
        <w:rPr>
          <w:rFonts w:ascii="Menlo" w:hAnsi="Menlo" w:cs="Menlo"/>
          <w:color w:val="CCCCCC"/>
          <w:sz w:val="18"/>
          <w:szCs w:val="18"/>
        </w:rPr>
        <w:t xml:space="preserve"> </w:t>
      </w:r>
      <w:r w:rsidR="00140A0F" w:rsidRPr="00140A0F">
        <w:rPr>
          <w:rFonts w:ascii="Menlo" w:hAnsi="Menlo" w:cs="Menlo"/>
          <w:color w:val="9CDCFE"/>
          <w:sz w:val="18"/>
          <w:szCs w:val="18"/>
        </w:rPr>
        <w:t>html</w:t>
      </w:r>
      <w:r w:rsidR="00140A0F" w:rsidRPr="00140A0F">
        <w:rPr>
          <w:rFonts w:ascii="Menlo" w:hAnsi="Menlo" w:cs="Menlo"/>
          <w:color w:val="808080"/>
          <w:sz w:val="18"/>
          <w:szCs w:val="18"/>
        </w:rPr>
        <w:t>&gt;</w:t>
      </w:r>
    </w:p>
    <w:p w14:paraId="2CF2B929" w14:textId="77777777" w:rsidR="00140A0F" w:rsidRPr="00140A0F" w:rsidRDefault="00140A0F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40A0F">
        <w:rPr>
          <w:rFonts w:ascii="Menlo" w:hAnsi="Menlo" w:cs="Menlo"/>
          <w:color w:val="808080"/>
          <w:sz w:val="18"/>
          <w:szCs w:val="18"/>
        </w:rPr>
        <w:t>&lt;</w:t>
      </w:r>
      <w:r w:rsidRPr="00140A0F">
        <w:rPr>
          <w:rFonts w:ascii="Menlo" w:hAnsi="Menlo" w:cs="Menlo"/>
          <w:color w:val="569CD6"/>
          <w:sz w:val="18"/>
          <w:szCs w:val="18"/>
        </w:rPr>
        <w:t>html</w:t>
      </w:r>
      <w:r w:rsidRPr="00140A0F">
        <w:rPr>
          <w:rFonts w:ascii="Menlo" w:hAnsi="Menlo" w:cs="Menlo"/>
          <w:color w:val="CCCCCC"/>
          <w:sz w:val="18"/>
          <w:szCs w:val="18"/>
        </w:rPr>
        <w:t xml:space="preserve"> </w:t>
      </w:r>
      <w:r w:rsidRPr="00140A0F">
        <w:rPr>
          <w:rFonts w:ascii="Menlo" w:hAnsi="Menlo" w:cs="Menlo"/>
          <w:color w:val="9CDCFE"/>
          <w:sz w:val="18"/>
          <w:szCs w:val="18"/>
        </w:rPr>
        <w:t>lang</w:t>
      </w:r>
      <w:r w:rsidRPr="00140A0F">
        <w:rPr>
          <w:rFonts w:ascii="Menlo" w:hAnsi="Menlo" w:cs="Menlo"/>
          <w:color w:val="CCCCCC"/>
          <w:sz w:val="18"/>
          <w:szCs w:val="18"/>
        </w:rPr>
        <w:t>=</w:t>
      </w:r>
      <w:r w:rsidRPr="00140A0F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140A0F"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 w:rsidRPr="00140A0F">
        <w:rPr>
          <w:rFonts w:ascii="Menlo" w:hAnsi="Menlo" w:cs="Menlo"/>
          <w:color w:val="CE9178"/>
          <w:sz w:val="18"/>
          <w:szCs w:val="18"/>
        </w:rPr>
        <w:t>"</w:t>
      </w:r>
      <w:r w:rsidRPr="00140A0F">
        <w:rPr>
          <w:rFonts w:ascii="Menlo" w:hAnsi="Menlo" w:cs="Menlo"/>
          <w:color w:val="808080"/>
          <w:sz w:val="18"/>
          <w:szCs w:val="18"/>
        </w:rPr>
        <w:t>&gt;</w:t>
      </w:r>
    </w:p>
    <w:p w14:paraId="76B6184F" w14:textId="77777777" w:rsidR="00140A0F" w:rsidRPr="00140A0F" w:rsidRDefault="00140A0F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40A0F">
        <w:rPr>
          <w:rFonts w:ascii="Menlo" w:hAnsi="Menlo" w:cs="Menlo"/>
          <w:color w:val="808080"/>
          <w:sz w:val="18"/>
          <w:szCs w:val="18"/>
        </w:rPr>
        <w:t>&lt;</w:t>
      </w:r>
      <w:r w:rsidRPr="00140A0F">
        <w:rPr>
          <w:rFonts w:ascii="Menlo" w:hAnsi="Menlo" w:cs="Menlo"/>
          <w:color w:val="569CD6"/>
          <w:sz w:val="18"/>
          <w:szCs w:val="18"/>
        </w:rPr>
        <w:t>head</w:t>
      </w:r>
      <w:r w:rsidRPr="00140A0F">
        <w:rPr>
          <w:rFonts w:ascii="Menlo" w:hAnsi="Menlo" w:cs="Menlo"/>
          <w:color w:val="808080"/>
          <w:sz w:val="18"/>
          <w:szCs w:val="18"/>
        </w:rPr>
        <w:t>&gt;</w:t>
      </w:r>
    </w:p>
    <w:p w14:paraId="42CF744D" w14:textId="77777777" w:rsidR="00140A0F" w:rsidRPr="00140A0F" w:rsidRDefault="00140A0F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40A0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40A0F">
        <w:rPr>
          <w:rFonts w:ascii="Menlo" w:hAnsi="Menlo" w:cs="Menlo"/>
          <w:color w:val="808080"/>
          <w:sz w:val="18"/>
          <w:szCs w:val="18"/>
        </w:rPr>
        <w:t>&lt;</w:t>
      </w:r>
      <w:r w:rsidRPr="00140A0F">
        <w:rPr>
          <w:rFonts w:ascii="Menlo" w:hAnsi="Menlo" w:cs="Menlo"/>
          <w:color w:val="569CD6"/>
          <w:sz w:val="18"/>
          <w:szCs w:val="18"/>
        </w:rPr>
        <w:t>meta</w:t>
      </w:r>
      <w:r w:rsidRPr="00140A0F">
        <w:rPr>
          <w:rFonts w:ascii="Menlo" w:hAnsi="Menlo" w:cs="Menlo"/>
          <w:color w:val="CCCCCC"/>
          <w:sz w:val="18"/>
          <w:szCs w:val="18"/>
        </w:rPr>
        <w:t xml:space="preserve"> </w:t>
      </w:r>
      <w:r w:rsidRPr="00140A0F">
        <w:rPr>
          <w:rFonts w:ascii="Menlo" w:hAnsi="Menlo" w:cs="Menlo"/>
          <w:color w:val="9CDCFE"/>
          <w:sz w:val="18"/>
          <w:szCs w:val="18"/>
        </w:rPr>
        <w:t>charset</w:t>
      </w:r>
      <w:r w:rsidRPr="00140A0F">
        <w:rPr>
          <w:rFonts w:ascii="Menlo" w:hAnsi="Menlo" w:cs="Menlo"/>
          <w:color w:val="CCCCCC"/>
          <w:sz w:val="18"/>
          <w:szCs w:val="18"/>
        </w:rPr>
        <w:t>=</w:t>
      </w:r>
      <w:r w:rsidRPr="00140A0F">
        <w:rPr>
          <w:rFonts w:ascii="Menlo" w:hAnsi="Menlo" w:cs="Menlo"/>
          <w:color w:val="CE9178"/>
          <w:sz w:val="18"/>
          <w:szCs w:val="18"/>
        </w:rPr>
        <w:t>"UTF-8"</w:t>
      </w:r>
      <w:r w:rsidRPr="00140A0F">
        <w:rPr>
          <w:rFonts w:ascii="Menlo" w:hAnsi="Menlo" w:cs="Menlo"/>
          <w:color w:val="808080"/>
          <w:sz w:val="18"/>
          <w:szCs w:val="18"/>
        </w:rPr>
        <w:t>&gt;</w:t>
      </w:r>
    </w:p>
    <w:p w14:paraId="2BAD9381" w14:textId="77777777" w:rsidR="00140A0F" w:rsidRPr="00140A0F" w:rsidRDefault="00140A0F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40A0F"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 w:rsidRPr="00140A0F">
        <w:rPr>
          <w:rFonts w:ascii="Menlo" w:hAnsi="Menlo" w:cs="Menlo"/>
          <w:color w:val="808080"/>
          <w:sz w:val="18"/>
          <w:szCs w:val="18"/>
        </w:rPr>
        <w:t>&lt;</w:t>
      </w:r>
      <w:r w:rsidRPr="00140A0F">
        <w:rPr>
          <w:rFonts w:ascii="Menlo" w:hAnsi="Menlo" w:cs="Menlo"/>
          <w:color w:val="569CD6"/>
          <w:sz w:val="18"/>
          <w:szCs w:val="18"/>
        </w:rPr>
        <w:t>meta</w:t>
      </w:r>
      <w:r w:rsidRPr="00140A0F">
        <w:rPr>
          <w:rFonts w:ascii="Menlo" w:hAnsi="Menlo" w:cs="Menlo"/>
          <w:color w:val="CCCCCC"/>
          <w:sz w:val="18"/>
          <w:szCs w:val="18"/>
        </w:rPr>
        <w:t xml:space="preserve"> </w:t>
      </w:r>
      <w:r w:rsidRPr="00140A0F">
        <w:rPr>
          <w:rFonts w:ascii="Menlo" w:hAnsi="Menlo" w:cs="Menlo"/>
          <w:color w:val="9CDCFE"/>
          <w:sz w:val="18"/>
          <w:szCs w:val="18"/>
        </w:rPr>
        <w:t>name</w:t>
      </w:r>
      <w:r w:rsidRPr="00140A0F">
        <w:rPr>
          <w:rFonts w:ascii="Menlo" w:hAnsi="Menlo" w:cs="Menlo"/>
          <w:color w:val="CCCCCC"/>
          <w:sz w:val="18"/>
          <w:szCs w:val="18"/>
        </w:rPr>
        <w:t>=</w:t>
      </w:r>
      <w:r w:rsidRPr="00140A0F">
        <w:rPr>
          <w:rFonts w:ascii="Menlo" w:hAnsi="Menlo" w:cs="Menlo"/>
          <w:color w:val="CE9178"/>
          <w:sz w:val="18"/>
          <w:szCs w:val="18"/>
        </w:rPr>
        <w:t>"viewport"</w:t>
      </w:r>
      <w:r w:rsidRPr="00140A0F">
        <w:rPr>
          <w:rFonts w:ascii="Menlo" w:hAnsi="Menlo" w:cs="Menlo"/>
          <w:color w:val="CCCCCC"/>
          <w:sz w:val="18"/>
          <w:szCs w:val="18"/>
        </w:rPr>
        <w:t xml:space="preserve"> </w:t>
      </w:r>
      <w:r w:rsidRPr="00140A0F">
        <w:rPr>
          <w:rFonts w:ascii="Menlo" w:hAnsi="Menlo" w:cs="Menlo"/>
          <w:color w:val="9CDCFE"/>
          <w:sz w:val="18"/>
          <w:szCs w:val="18"/>
        </w:rPr>
        <w:t>content</w:t>
      </w:r>
      <w:r w:rsidRPr="00140A0F">
        <w:rPr>
          <w:rFonts w:ascii="Menlo" w:hAnsi="Menlo" w:cs="Menlo"/>
          <w:color w:val="CCCCCC"/>
          <w:sz w:val="18"/>
          <w:szCs w:val="18"/>
        </w:rPr>
        <w:t>=</w:t>
      </w:r>
      <w:r w:rsidRPr="00140A0F">
        <w:rPr>
          <w:rFonts w:ascii="Menlo" w:hAnsi="Menlo" w:cs="Menlo"/>
          <w:color w:val="CE9178"/>
          <w:sz w:val="18"/>
          <w:szCs w:val="18"/>
        </w:rPr>
        <w:t>"width=device-width, initial-scale=1.0"</w:t>
      </w:r>
      <w:r w:rsidRPr="00140A0F">
        <w:rPr>
          <w:rFonts w:ascii="Menlo" w:hAnsi="Menlo" w:cs="Menlo"/>
          <w:color w:val="808080"/>
          <w:sz w:val="18"/>
          <w:szCs w:val="18"/>
        </w:rPr>
        <w:t>&gt;</w:t>
      </w:r>
    </w:p>
    <w:p w14:paraId="3D00740F" w14:textId="77777777" w:rsidR="00140A0F" w:rsidRPr="00140A0F" w:rsidRDefault="00140A0F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40A0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40A0F">
        <w:rPr>
          <w:rFonts w:ascii="Menlo" w:hAnsi="Menlo" w:cs="Menlo"/>
          <w:color w:val="808080"/>
          <w:sz w:val="18"/>
          <w:szCs w:val="18"/>
        </w:rPr>
        <w:t>&lt;</w:t>
      </w:r>
      <w:r w:rsidRPr="00140A0F">
        <w:rPr>
          <w:rFonts w:ascii="Menlo" w:hAnsi="Menlo" w:cs="Menlo"/>
          <w:color w:val="569CD6"/>
          <w:sz w:val="18"/>
          <w:szCs w:val="18"/>
        </w:rPr>
        <w:t>title</w:t>
      </w:r>
      <w:r w:rsidRPr="00140A0F">
        <w:rPr>
          <w:rFonts w:ascii="Menlo" w:hAnsi="Menlo" w:cs="Menlo"/>
          <w:color w:val="808080"/>
          <w:sz w:val="18"/>
          <w:szCs w:val="18"/>
        </w:rPr>
        <w:t>&gt;</w:t>
      </w:r>
      <w:r w:rsidRPr="00140A0F">
        <w:rPr>
          <w:rFonts w:ascii="Menlo" w:hAnsi="Menlo" w:cs="Menlo"/>
          <w:color w:val="CCCCCC"/>
          <w:sz w:val="18"/>
          <w:szCs w:val="18"/>
        </w:rPr>
        <w:t xml:space="preserve"> First HTML Page</w:t>
      </w:r>
      <w:r w:rsidRPr="00140A0F">
        <w:rPr>
          <w:rFonts w:ascii="Menlo" w:hAnsi="Menlo" w:cs="Menlo"/>
          <w:color w:val="808080"/>
          <w:sz w:val="18"/>
          <w:szCs w:val="18"/>
        </w:rPr>
        <w:t>&lt;/</w:t>
      </w:r>
      <w:r w:rsidRPr="00140A0F">
        <w:rPr>
          <w:rFonts w:ascii="Menlo" w:hAnsi="Menlo" w:cs="Menlo"/>
          <w:color w:val="569CD6"/>
          <w:sz w:val="18"/>
          <w:szCs w:val="18"/>
        </w:rPr>
        <w:t>title</w:t>
      </w:r>
      <w:r w:rsidRPr="00140A0F">
        <w:rPr>
          <w:rFonts w:ascii="Menlo" w:hAnsi="Menlo" w:cs="Menlo"/>
          <w:color w:val="808080"/>
          <w:sz w:val="18"/>
          <w:szCs w:val="18"/>
        </w:rPr>
        <w:t>&gt;</w:t>
      </w:r>
    </w:p>
    <w:p w14:paraId="55714621" w14:textId="77777777" w:rsidR="00140A0F" w:rsidRPr="00140A0F" w:rsidRDefault="00140A0F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40A0F">
        <w:rPr>
          <w:rFonts w:ascii="Menlo" w:hAnsi="Menlo" w:cs="Menlo"/>
          <w:color w:val="808080"/>
          <w:sz w:val="18"/>
          <w:szCs w:val="18"/>
        </w:rPr>
        <w:t>&lt;/</w:t>
      </w:r>
      <w:r w:rsidRPr="00140A0F">
        <w:rPr>
          <w:rFonts w:ascii="Menlo" w:hAnsi="Menlo" w:cs="Menlo"/>
          <w:color w:val="569CD6"/>
          <w:sz w:val="18"/>
          <w:szCs w:val="18"/>
        </w:rPr>
        <w:t>head</w:t>
      </w:r>
      <w:r w:rsidRPr="00140A0F">
        <w:rPr>
          <w:rFonts w:ascii="Menlo" w:hAnsi="Menlo" w:cs="Menlo"/>
          <w:color w:val="808080"/>
          <w:sz w:val="18"/>
          <w:szCs w:val="18"/>
        </w:rPr>
        <w:t>&gt;</w:t>
      </w:r>
    </w:p>
    <w:p w14:paraId="759C424B" w14:textId="77777777" w:rsidR="00140A0F" w:rsidRPr="00140A0F" w:rsidRDefault="00140A0F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40A0F">
        <w:rPr>
          <w:rFonts w:ascii="Menlo" w:hAnsi="Menlo" w:cs="Menlo"/>
          <w:color w:val="808080"/>
          <w:sz w:val="18"/>
          <w:szCs w:val="18"/>
        </w:rPr>
        <w:t>&lt;</w:t>
      </w:r>
      <w:r w:rsidRPr="00140A0F">
        <w:rPr>
          <w:rFonts w:ascii="Menlo" w:hAnsi="Menlo" w:cs="Menlo"/>
          <w:color w:val="569CD6"/>
          <w:sz w:val="18"/>
          <w:szCs w:val="18"/>
        </w:rPr>
        <w:t>body</w:t>
      </w:r>
      <w:r w:rsidRPr="00140A0F">
        <w:rPr>
          <w:rFonts w:ascii="Menlo" w:hAnsi="Menlo" w:cs="Menlo"/>
          <w:color w:val="808080"/>
          <w:sz w:val="18"/>
          <w:szCs w:val="18"/>
        </w:rPr>
        <w:t>&gt;</w:t>
      </w:r>
    </w:p>
    <w:p w14:paraId="06A81D14" w14:textId="77777777" w:rsidR="00140A0F" w:rsidRPr="00140A0F" w:rsidRDefault="00140A0F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40A0F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140A0F">
        <w:rPr>
          <w:rFonts w:ascii="Menlo" w:hAnsi="Menlo" w:cs="Menlo"/>
          <w:color w:val="808080"/>
          <w:sz w:val="18"/>
          <w:szCs w:val="18"/>
        </w:rPr>
        <w:t>&lt;</w:t>
      </w:r>
      <w:r w:rsidRPr="00140A0F">
        <w:rPr>
          <w:rFonts w:ascii="Menlo" w:hAnsi="Menlo" w:cs="Menlo"/>
          <w:color w:val="569CD6"/>
          <w:sz w:val="18"/>
          <w:szCs w:val="18"/>
        </w:rPr>
        <w:t>p</w:t>
      </w:r>
      <w:r w:rsidRPr="00140A0F">
        <w:rPr>
          <w:rFonts w:ascii="Menlo" w:hAnsi="Menlo" w:cs="Menlo"/>
          <w:color w:val="808080"/>
          <w:sz w:val="18"/>
          <w:szCs w:val="18"/>
        </w:rPr>
        <w:t>&gt;</w:t>
      </w:r>
      <w:r w:rsidRPr="00140A0F">
        <w:rPr>
          <w:rFonts w:ascii="Menlo" w:hAnsi="Menlo" w:cs="Menlo"/>
          <w:color w:val="CCCCCC"/>
          <w:sz w:val="18"/>
          <w:szCs w:val="18"/>
        </w:rPr>
        <w:t xml:space="preserve"> " This is My First HTML Page."</w:t>
      </w:r>
      <w:r w:rsidRPr="00140A0F">
        <w:rPr>
          <w:rFonts w:ascii="Menlo" w:hAnsi="Menlo" w:cs="Menlo"/>
          <w:color w:val="808080"/>
          <w:sz w:val="18"/>
          <w:szCs w:val="18"/>
        </w:rPr>
        <w:t>&lt;/</w:t>
      </w:r>
      <w:r w:rsidRPr="00140A0F">
        <w:rPr>
          <w:rFonts w:ascii="Menlo" w:hAnsi="Menlo" w:cs="Menlo"/>
          <w:color w:val="569CD6"/>
          <w:sz w:val="18"/>
          <w:szCs w:val="18"/>
        </w:rPr>
        <w:t>p</w:t>
      </w:r>
      <w:r w:rsidRPr="00140A0F">
        <w:rPr>
          <w:rFonts w:ascii="Menlo" w:hAnsi="Menlo" w:cs="Menlo"/>
          <w:color w:val="808080"/>
          <w:sz w:val="18"/>
          <w:szCs w:val="18"/>
        </w:rPr>
        <w:t>&gt;</w:t>
      </w:r>
    </w:p>
    <w:p w14:paraId="7A70360B" w14:textId="77777777" w:rsidR="00140A0F" w:rsidRPr="00140A0F" w:rsidRDefault="00140A0F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40A0F">
        <w:rPr>
          <w:rFonts w:ascii="Menlo" w:hAnsi="Menlo" w:cs="Menlo"/>
          <w:color w:val="808080"/>
          <w:sz w:val="18"/>
          <w:szCs w:val="18"/>
        </w:rPr>
        <w:t>&lt;/</w:t>
      </w:r>
      <w:r w:rsidRPr="00140A0F">
        <w:rPr>
          <w:rFonts w:ascii="Menlo" w:hAnsi="Menlo" w:cs="Menlo"/>
          <w:color w:val="569CD6"/>
          <w:sz w:val="18"/>
          <w:szCs w:val="18"/>
        </w:rPr>
        <w:t>body</w:t>
      </w:r>
      <w:r w:rsidRPr="00140A0F">
        <w:rPr>
          <w:rFonts w:ascii="Menlo" w:hAnsi="Menlo" w:cs="Menlo"/>
          <w:color w:val="808080"/>
          <w:sz w:val="18"/>
          <w:szCs w:val="18"/>
        </w:rPr>
        <w:t>&gt;</w:t>
      </w:r>
    </w:p>
    <w:p w14:paraId="3DD64386" w14:textId="77777777" w:rsidR="00140A0F" w:rsidRPr="00140A0F" w:rsidRDefault="00140A0F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140A0F">
        <w:rPr>
          <w:rFonts w:ascii="Menlo" w:hAnsi="Menlo" w:cs="Menlo"/>
          <w:color w:val="808080"/>
          <w:sz w:val="18"/>
          <w:szCs w:val="18"/>
        </w:rPr>
        <w:t>&lt;/</w:t>
      </w:r>
      <w:r w:rsidRPr="00140A0F">
        <w:rPr>
          <w:rFonts w:ascii="Menlo" w:hAnsi="Menlo" w:cs="Menlo"/>
          <w:color w:val="569CD6"/>
          <w:sz w:val="18"/>
          <w:szCs w:val="18"/>
        </w:rPr>
        <w:t>html</w:t>
      </w:r>
      <w:r w:rsidRPr="00140A0F">
        <w:rPr>
          <w:rFonts w:ascii="Menlo" w:hAnsi="Menlo" w:cs="Menlo"/>
          <w:color w:val="808080"/>
          <w:sz w:val="18"/>
          <w:szCs w:val="18"/>
        </w:rPr>
        <w:t>&gt;</w:t>
      </w:r>
    </w:p>
    <w:p w14:paraId="01EBD18C" w14:textId="5FE94B83" w:rsidR="0063258D" w:rsidRDefault="0063258D" w:rsidP="00952954">
      <w:pPr>
        <w:rPr>
          <w:sz w:val="28"/>
          <w:szCs w:val="28"/>
        </w:rPr>
      </w:pPr>
    </w:p>
    <w:p w14:paraId="3B76B280" w14:textId="77777777" w:rsidR="00140A0F" w:rsidRDefault="00140A0F" w:rsidP="00952954">
      <w:pPr>
        <w:rPr>
          <w:sz w:val="28"/>
          <w:szCs w:val="28"/>
        </w:rPr>
      </w:pPr>
    </w:p>
    <w:p w14:paraId="58547096" w14:textId="28081B2A" w:rsidR="00140A0F" w:rsidRPr="003734D4" w:rsidRDefault="003734D4" w:rsidP="009529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</w:t>
      </w:r>
      <w:r w:rsidR="00140A0F" w:rsidRPr="003734D4">
        <w:rPr>
          <w:b/>
          <w:bCs/>
          <w:sz w:val="28"/>
          <w:szCs w:val="28"/>
        </w:rPr>
        <w:t xml:space="preserve">OUTPUT :- </w:t>
      </w:r>
    </w:p>
    <w:p w14:paraId="6E334F58" w14:textId="77777777" w:rsidR="00140A0F" w:rsidRDefault="00140A0F" w:rsidP="00952954">
      <w:pPr>
        <w:rPr>
          <w:sz w:val="28"/>
          <w:szCs w:val="28"/>
        </w:rPr>
      </w:pPr>
    </w:p>
    <w:p w14:paraId="2F10C3A2" w14:textId="030DF9CB" w:rsidR="00140A0F" w:rsidRDefault="003734D4" w:rsidP="00952954">
      <w:pPr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                               </w:t>
      </w:r>
      <w:r w:rsidR="00BC5358">
        <w:rPr>
          <w:rFonts w:ascii="Times" w:hAnsi="Times"/>
          <w:color w:val="000000"/>
          <w:sz w:val="27"/>
          <w:szCs w:val="27"/>
        </w:rPr>
        <w:t>" This is My First HTML Page."</w:t>
      </w:r>
    </w:p>
    <w:p w14:paraId="7F564A8C" w14:textId="77777777" w:rsidR="00852AB0" w:rsidRDefault="00852AB0" w:rsidP="00952954">
      <w:pPr>
        <w:rPr>
          <w:rFonts w:ascii="Times" w:hAnsi="Times"/>
          <w:color w:val="000000"/>
          <w:sz w:val="27"/>
          <w:szCs w:val="27"/>
        </w:rPr>
      </w:pPr>
    </w:p>
    <w:p w14:paraId="7F700F22" w14:textId="67D1A46B" w:rsidR="00852AB0" w:rsidRPr="003734D4" w:rsidRDefault="00852AB0" w:rsidP="00952954">
      <w:pPr>
        <w:rPr>
          <w:b/>
          <w:bCs/>
          <w:sz w:val="32"/>
          <w:szCs w:val="32"/>
        </w:rPr>
      </w:pPr>
    </w:p>
    <w:p w14:paraId="654185E1" w14:textId="3E629C86" w:rsidR="00852AB0" w:rsidRPr="003734D4" w:rsidRDefault="00852AB0" w:rsidP="00952954">
      <w:pPr>
        <w:rPr>
          <w:b/>
          <w:bCs/>
          <w:sz w:val="32"/>
          <w:szCs w:val="32"/>
        </w:rPr>
      </w:pPr>
      <w:r w:rsidRPr="003734D4">
        <w:rPr>
          <w:b/>
          <w:bCs/>
          <w:sz w:val="32"/>
          <w:szCs w:val="32"/>
        </w:rPr>
        <w:t>Q. Display top 10 IT companies list in HTML webpage.</w:t>
      </w:r>
    </w:p>
    <w:p w14:paraId="21149F43" w14:textId="77777777" w:rsidR="009608C6" w:rsidRDefault="009608C6" w:rsidP="00952954">
      <w:pPr>
        <w:rPr>
          <w:sz w:val="28"/>
          <w:szCs w:val="28"/>
        </w:rPr>
      </w:pPr>
    </w:p>
    <w:p w14:paraId="6BC2E29B" w14:textId="6FE18D60" w:rsidR="00D54BFC" w:rsidRDefault="00D54BFC" w:rsidP="00952954">
      <w:pPr>
        <w:rPr>
          <w:sz w:val="28"/>
          <w:szCs w:val="28"/>
        </w:rPr>
      </w:pPr>
    </w:p>
    <w:p w14:paraId="2F2734ED" w14:textId="77777777" w:rsidR="00FA58BC" w:rsidRPr="00FA58BC" w:rsidRDefault="00FA58B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sz w:val="28"/>
          <w:szCs w:val="28"/>
        </w:rPr>
        <w:t xml:space="preserve">  </w:t>
      </w:r>
      <w:r w:rsidRPr="00FA58BC">
        <w:rPr>
          <w:rFonts w:ascii="Menlo" w:hAnsi="Menlo" w:cs="Menlo"/>
          <w:color w:val="808080"/>
          <w:sz w:val="18"/>
          <w:szCs w:val="18"/>
        </w:rPr>
        <w:t>&lt;!</w:t>
      </w:r>
      <w:r w:rsidRPr="00FA58BC">
        <w:rPr>
          <w:rFonts w:ascii="Menlo" w:hAnsi="Menlo" w:cs="Menlo"/>
          <w:color w:val="569CD6"/>
          <w:sz w:val="18"/>
          <w:szCs w:val="18"/>
        </w:rPr>
        <w:t>DOCTYPE</w:t>
      </w:r>
      <w:r w:rsidRPr="00FA58BC">
        <w:rPr>
          <w:rFonts w:ascii="Menlo" w:hAnsi="Menlo" w:cs="Menlo"/>
          <w:color w:val="CCCCCC"/>
          <w:sz w:val="18"/>
          <w:szCs w:val="18"/>
        </w:rPr>
        <w:t xml:space="preserve"> </w:t>
      </w:r>
      <w:r w:rsidRPr="00FA58BC">
        <w:rPr>
          <w:rFonts w:ascii="Menlo" w:hAnsi="Menlo" w:cs="Menlo"/>
          <w:color w:val="9CDCFE"/>
          <w:sz w:val="18"/>
          <w:szCs w:val="18"/>
        </w:rPr>
        <w:t>html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</w:p>
    <w:p w14:paraId="0E2628EA" w14:textId="77777777" w:rsidR="00FA58BC" w:rsidRPr="00FA58BC" w:rsidRDefault="00FA58B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A58BC">
        <w:rPr>
          <w:rFonts w:ascii="Menlo" w:hAnsi="Menlo" w:cs="Menlo"/>
          <w:color w:val="808080"/>
          <w:sz w:val="18"/>
          <w:szCs w:val="18"/>
        </w:rPr>
        <w:t>&lt;</w:t>
      </w:r>
      <w:r w:rsidRPr="00FA58BC">
        <w:rPr>
          <w:rFonts w:ascii="Menlo" w:hAnsi="Menlo" w:cs="Menlo"/>
          <w:color w:val="569CD6"/>
          <w:sz w:val="18"/>
          <w:szCs w:val="18"/>
        </w:rPr>
        <w:t>html</w:t>
      </w:r>
      <w:r w:rsidRPr="00FA58BC">
        <w:rPr>
          <w:rFonts w:ascii="Menlo" w:hAnsi="Menlo" w:cs="Menlo"/>
          <w:color w:val="CCCCCC"/>
          <w:sz w:val="18"/>
          <w:szCs w:val="18"/>
        </w:rPr>
        <w:t xml:space="preserve"> </w:t>
      </w:r>
      <w:r w:rsidRPr="00FA58BC">
        <w:rPr>
          <w:rFonts w:ascii="Menlo" w:hAnsi="Menlo" w:cs="Menlo"/>
          <w:color w:val="9CDCFE"/>
          <w:sz w:val="18"/>
          <w:szCs w:val="18"/>
        </w:rPr>
        <w:t>lang</w:t>
      </w:r>
      <w:r w:rsidRPr="00FA58BC">
        <w:rPr>
          <w:rFonts w:ascii="Menlo" w:hAnsi="Menlo" w:cs="Menlo"/>
          <w:color w:val="CCCCCC"/>
          <w:sz w:val="18"/>
          <w:szCs w:val="18"/>
        </w:rPr>
        <w:t>=</w:t>
      </w:r>
      <w:r w:rsidRPr="00FA58BC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FA58BC"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 w:rsidRPr="00FA58BC">
        <w:rPr>
          <w:rFonts w:ascii="Menlo" w:hAnsi="Menlo" w:cs="Menlo"/>
          <w:color w:val="CE9178"/>
          <w:sz w:val="18"/>
          <w:szCs w:val="18"/>
        </w:rPr>
        <w:t>"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</w:p>
    <w:p w14:paraId="68FC510D" w14:textId="77777777" w:rsidR="00FA58BC" w:rsidRPr="00FA58BC" w:rsidRDefault="00FA58B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A58BC">
        <w:rPr>
          <w:rFonts w:ascii="Menlo" w:hAnsi="Menlo" w:cs="Menlo"/>
          <w:color w:val="808080"/>
          <w:sz w:val="18"/>
          <w:szCs w:val="18"/>
        </w:rPr>
        <w:t>&lt;</w:t>
      </w:r>
      <w:r w:rsidRPr="00FA58BC">
        <w:rPr>
          <w:rFonts w:ascii="Menlo" w:hAnsi="Menlo" w:cs="Menlo"/>
          <w:color w:val="569CD6"/>
          <w:sz w:val="18"/>
          <w:szCs w:val="18"/>
        </w:rPr>
        <w:t>head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</w:p>
    <w:p w14:paraId="32BE5AD5" w14:textId="77777777" w:rsidR="00FA58BC" w:rsidRPr="00FA58BC" w:rsidRDefault="00FA58B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A58BC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FA58BC">
        <w:rPr>
          <w:rFonts w:ascii="Menlo" w:hAnsi="Menlo" w:cs="Menlo"/>
          <w:color w:val="808080"/>
          <w:sz w:val="18"/>
          <w:szCs w:val="18"/>
        </w:rPr>
        <w:t>&lt;</w:t>
      </w:r>
      <w:r w:rsidRPr="00FA58BC">
        <w:rPr>
          <w:rFonts w:ascii="Menlo" w:hAnsi="Menlo" w:cs="Menlo"/>
          <w:color w:val="569CD6"/>
          <w:sz w:val="18"/>
          <w:szCs w:val="18"/>
        </w:rPr>
        <w:t>meta</w:t>
      </w:r>
      <w:r w:rsidRPr="00FA58BC">
        <w:rPr>
          <w:rFonts w:ascii="Menlo" w:hAnsi="Menlo" w:cs="Menlo"/>
          <w:color w:val="CCCCCC"/>
          <w:sz w:val="18"/>
          <w:szCs w:val="18"/>
        </w:rPr>
        <w:t xml:space="preserve"> </w:t>
      </w:r>
      <w:r w:rsidRPr="00FA58BC">
        <w:rPr>
          <w:rFonts w:ascii="Menlo" w:hAnsi="Menlo" w:cs="Menlo"/>
          <w:color w:val="9CDCFE"/>
          <w:sz w:val="18"/>
          <w:szCs w:val="18"/>
        </w:rPr>
        <w:t>charset</w:t>
      </w:r>
      <w:r w:rsidRPr="00FA58BC">
        <w:rPr>
          <w:rFonts w:ascii="Menlo" w:hAnsi="Menlo" w:cs="Menlo"/>
          <w:color w:val="CCCCCC"/>
          <w:sz w:val="18"/>
          <w:szCs w:val="18"/>
        </w:rPr>
        <w:t>=</w:t>
      </w:r>
      <w:r w:rsidRPr="00FA58BC">
        <w:rPr>
          <w:rFonts w:ascii="Menlo" w:hAnsi="Menlo" w:cs="Menlo"/>
          <w:color w:val="CE9178"/>
          <w:sz w:val="18"/>
          <w:szCs w:val="18"/>
        </w:rPr>
        <w:t>"UTF-8"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</w:p>
    <w:p w14:paraId="4BAF6190" w14:textId="77777777" w:rsidR="00FA58BC" w:rsidRPr="00FA58BC" w:rsidRDefault="00FA58B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A58BC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FA58BC">
        <w:rPr>
          <w:rFonts w:ascii="Menlo" w:hAnsi="Menlo" w:cs="Menlo"/>
          <w:color w:val="808080"/>
          <w:sz w:val="18"/>
          <w:szCs w:val="18"/>
        </w:rPr>
        <w:t>&lt;</w:t>
      </w:r>
      <w:r w:rsidRPr="00FA58BC">
        <w:rPr>
          <w:rFonts w:ascii="Menlo" w:hAnsi="Menlo" w:cs="Menlo"/>
          <w:color w:val="569CD6"/>
          <w:sz w:val="18"/>
          <w:szCs w:val="18"/>
        </w:rPr>
        <w:t>meta</w:t>
      </w:r>
      <w:r w:rsidRPr="00FA58BC">
        <w:rPr>
          <w:rFonts w:ascii="Menlo" w:hAnsi="Menlo" w:cs="Menlo"/>
          <w:color w:val="CCCCCC"/>
          <w:sz w:val="18"/>
          <w:szCs w:val="18"/>
        </w:rPr>
        <w:t xml:space="preserve"> </w:t>
      </w:r>
      <w:r w:rsidRPr="00FA58BC">
        <w:rPr>
          <w:rFonts w:ascii="Menlo" w:hAnsi="Menlo" w:cs="Menlo"/>
          <w:color w:val="9CDCFE"/>
          <w:sz w:val="18"/>
          <w:szCs w:val="18"/>
        </w:rPr>
        <w:t>name</w:t>
      </w:r>
      <w:r w:rsidRPr="00FA58BC">
        <w:rPr>
          <w:rFonts w:ascii="Menlo" w:hAnsi="Menlo" w:cs="Menlo"/>
          <w:color w:val="CCCCCC"/>
          <w:sz w:val="18"/>
          <w:szCs w:val="18"/>
        </w:rPr>
        <w:t>=</w:t>
      </w:r>
      <w:r w:rsidRPr="00FA58BC">
        <w:rPr>
          <w:rFonts w:ascii="Menlo" w:hAnsi="Menlo" w:cs="Menlo"/>
          <w:color w:val="CE9178"/>
          <w:sz w:val="18"/>
          <w:szCs w:val="18"/>
        </w:rPr>
        <w:t>"viewport"</w:t>
      </w:r>
      <w:r w:rsidRPr="00FA58BC">
        <w:rPr>
          <w:rFonts w:ascii="Menlo" w:hAnsi="Menlo" w:cs="Menlo"/>
          <w:color w:val="CCCCCC"/>
          <w:sz w:val="18"/>
          <w:szCs w:val="18"/>
        </w:rPr>
        <w:t xml:space="preserve"> </w:t>
      </w:r>
      <w:r w:rsidRPr="00FA58BC">
        <w:rPr>
          <w:rFonts w:ascii="Menlo" w:hAnsi="Menlo" w:cs="Menlo"/>
          <w:color w:val="9CDCFE"/>
          <w:sz w:val="18"/>
          <w:szCs w:val="18"/>
        </w:rPr>
        <w:t>content</w:t>
      </w:r>
      <w:r w:rsidRPr="00FA58BC">
        <w:rPr>
          <w:rFonts w:ascii="Menlo" w:hAnsi="Menlo" w:cs="Menlo"/>
          <w:color w:val="CCCCCC"/>
          <w:sz w:val="18"/>
          <w:szCs w:val="18"/>
        </w:rPr>
        <w:t>=</w:t>
      </w:r>
      <w:r w:rsidRPr="00FA58BC">
        <w:rPr>
          <w:rFonts w:ascii="Menlo" w:hAnsi="Menlo" w:cs="Menlo"/>
          <w:color w:val="CE9178"/>
          <w:sz w:val="18"/>
          <w:szCs w:val="18"/>
        </w:rPr>
        <w:t>"width=device-width, initial-scale=1.0"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</w:p>
    <w:p w14:paraId="223EB665" w14:textId="77777777" w:rsidR="00FA58BC" w:rsidRPr="00FA58BC" w:rsidRDefault="00FA58B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A58BC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FA58BC">
        <w:rPr>
          <w:rFonts w:ascii="Menlo" w:hAnsi="Menlo" w:cs="Menlo"/>
          <w:color w:val="808080"/>
          <w:sz w:val="18"/>
          <w:szCs w:val="18"/>
        </w:rPr>
        <w:t>&lt;</w:t>
      </w:r>
      <w:r w:rsidRPr="00FA58BC">
        <w:rPr>
          <w:rFonts w:ascii="Menlo" w:hAnsi="Menlo" w:cs="Menlo"/>
          <w:color w:val="569CD6"/>
          <w:sz w:val="18"/>
          <w:szCs w:val="18"/>
        </w:rPr>
        <w:t>title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  <w:r w:rsidRPr="00FA58BC">
        <w:rPr>
          <w:rFonts w:ascii="Menlo" w:hAnsi="Menlo" w:cs="Menlo"/>
          <w:color w:val="CCCCCC"/>
          <w:sz w:val="18"/>
          <w:szCs w:val="18"/>
        </w:rPr>
        <w:t xml:space="preserve">  Top 10 IT companies </w:t>
      </w:r>
      <w:r w:rsidRPr="00FA58BC">
        <w:rPr>
          <w:rFonts w:ascii="Menlo" w:hAnsi="Menlo" w:cs="Menlo"/>
          <w:color w:val="808080"/>
          <w:sz w:val="18"/>
          <w:szCs w:val="18"/>
        </w:rPr>
        <w:t>&lt;/</w:t>
      </w:r>
      <w:r w:rsidRPr="00FA58BC">
        <w:rPr>
          <w:rFonts w:ascii="Menlo" w:hAnsi="Menlo" w:cs="Menlo"/>
          <w:color w:val="569CD6"/>
          <w:sz w:val="18"/>
          <w:szCs w:val="18"/>
        </w:rPr>
        <w:t>title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</w:p>
    <w:p w14:paraId="5AE7F571" w14:textId="77777777" w:rsidR="00FA58BC" w:rsidRPr="00FA58BC" w:rsidRDefault="00FA58B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A58BC">
        <w:rPr>
          <w:rFonts w:ascii="Menlo" w:hAnsi="Menlo" w:cs="Menlo"/>
          <w:color w:val="808080"/>
          <w:sz w:val="18"/>
          <w:szCs w:val="18"/>
        </w:rPr>
        <w:t>&lt;/</w:t>
      </w:r>
      <w:r w:rsidRPr="00FA58BC">
        <w:rPr>
          <w:rFonts w:ascii="Menlo" w:hAnsi="Menlo" w:cs="Menlo"/>
          <w:color w:val="569CD6"/>
          <w:sz w:val="18"/>
          <w:szCs w:val="18"/>
        </w:rPr>
        <w:t>head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</w:p>
    <w:p w14:paraId="0FBFC519" w14:textId="77777777" w:rsidR="00FA58BC" w:rsidRPr="00FA58BC" w:rsidRDefault="00FA58B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A58BC">
        <w:rPr>
          <w:rFonts w:ascii="Menlo" w:hAnsi="Menlo" w:cs="Menlo"/>
          <w:color w:val="808080"/>
          <w:sz w:val="18"/>
          <w:szCs w:val="18"/>
        </w:rPr>
        <w:t>&lt;</w:t>
      </w:r>
      <w:r w:rsidRPr="00FA58BC">
        <w:rPr>
          <w:rFonts w:ascii="Menlo" w:hAnsi="Menlo" w:cs="Menlo"/>
          <w:color w:val="569CD6"/>
          <w:sz w:val="18"/>
          <w:szCs w:val="18"/>
        </w:rPr>
        <w:t>body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</w:p>
    <w:p w14:paraId="4AF909C7" w14:textId="77777777" w:rsidR="00FA58BC" w:rsidRPr="00FA58BC" w:rsidRDefault="00FA58B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A58BC">
        <w:rPr>
          <w:rFonts w:ascii="Menlo" w:hAnsi="Menlo" w:cs="Menlo"/>
          <w:color w:val="CCCCCC"/>
          <w:sz w:val="18"/>
          <w:szCs w:val="18"/>
        </w:rPr>
        <w:t xml:space="preserve">  </w:t>
      </w:r>
      <w:r w:rsidRPr="00FA58BC">
        <w:rPr>
          <w:rFonts w:ascii="Menlo" w:hAnsi="Menlo" w:cs="Menlo"/>
          <w:color w:val="808080"/>
          <w:sz w:val="18"/>
          <w:szCs w:val="18"/>
        </w:rPr>
        <w:t>&lt;</w:t>
      </w:r>
      <w:r w:rsidRPr="00FA58BC">
        <w:rPr>
          <w:rFonts w:ascii="Menlo" w:hAnsi="Menlo" w:cs="Menlo"/>
          <w:color w:val="569CD6"/>
          <w:sz w:val="18"/>
          <w:szCs w:val="18"/>
        </w:rPr>
        <w:t>h3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  <w:r w:rsidRPr="00FA58BC">
        <w:rPr>
          <w:rFonts w:ascii="Menlo" w:hAnsi="Menlo" w:cs="Menlo"/>
          <w:color w:val="CCCCCC"/>
          <w:sz w:val="18"/>
          <w:szCs w:val="18"/>
        </w:rPr>
        <w:t xml:space="preserve"> </w:t>
      </w:r>
      <w:r w:rsidRPr="00FA58BC">
        <w:rPr>
          <w:rFonts w:ascii="Menlo" w:hAnsi="Menlo" w:cs="Menlo"/>
          <w:color w:val="808080"/>
          <w:sz w:val="18"/>
          <w:szCs w:val="18"/>
        </w:rPr>
        <w:t>&lt;</w:t>
      </w:r>
      <w:r w:rsidRPr="00FA58BC">
        <w:rPr>
          <w:rFonts w:ascii="Menlo" w:hAnsi="Menlo" w:cs="Menlo"/>
          <w:color w:val="569CD6"/>
          <w:sz w:val="18"/>
          <w:szCs w:val="18"/>
        </w:rPr>
        <w:t>u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  <w:r w:rsidRPr="00FA58BC">
        <w:rPr>
          <w:rFonts w:ascii="Menlo" w:hAnsi="Menlo" w:cs="Menlo"/>
          <w:color w:val="CCCCCC"/>
          <w:sz w:val="18"/>
          <w:szCs w:val="18"/>
        </w:rPr>
        <w:t xml:space="preserve"> LIST OF TOP 10 IT COMPANIES.</w:t>
      </w:r>
      <w:r w:rsidRPr="00FA58BC">
        <w:rPr>
          <w:rFonts w:ascii="Menlo" w:hAnsi="Menlo" w:cs="Menlo"/>
          <w:color w:val="808080"/>
          <w:sz w:val="18"/>
          <w:szCs w:val="18"/>
        </w:rPr>
        <w:t>&lt;/</w:t>
      </w:r>
      <w:r w:rsidRPr="00FA58BC">
        <w:rPr>
          <w:rFonts w:ascii="Menlo" w:hAnsi="Menlo" w:cs="Menlo"/>
          <w:color w:val="569CD6"/>
          <w:sz w:val="18"/>
          <w:szCs w:val="18"/>
        </w:rPr>
        <w:t>u</w:t>
      </w:r>
      <w:r w:rsidRPr="00FA58BC">
        <w:rPr>
          <w:rFonts w:ascii="Menlo" w:hAnsi="Menlo" w:cs="Menlo"/>
          <w:color w:val="808080"/>
          <w:sz w:val="18"/>
          <w:szCs w:val="18"/>
        </w:rPr>
        <w:t>&gt;&lt;/</w:t>
      </w:r>
      <w:r w:rsidRPr="00FA58BC">
        <w:rPr>
          <w:rFonts w:ascii="Menlo" w:hAnsi="Menlo" w:cs="Menlo"/>
          <w:color w:val="569CD6"/>
          <w:sz w:val="18"/>
          <w:szCs w:val="18"/>
        </w:rPr>
        <w:t>h3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</w:p>
    <w:p w14:paraId="4EF8EBE3" w14:textId="77777777" w:rsidR="00FA58BC" w:rsidRPr="00FA58BC" w:rsidRDefault="00FA58B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A58BC">
        <w:rPr>
          <w:rFonts w:ascii="Menlo" w:hAnsi="Menlo" w:cs="Menlo"/>
          <w:color w:val="CCCCCC"/>
          <w:sz w:val="18"/>
          <w:szCs w:val="18"/>
        </w:rPr>
        <w:t xml:space="preserve">  </w:t>
      </w:r>
      <w:r w:rsidRPr="00FA58BC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FA58BC">
        <w:rPr>
          <w:rFonts w:ascii="Menlo" w:hAnsi="Menlo" w:cs="Menlo"/>
          <w:color w:val="569CD6"/>
          <w:sz w:val="18"/>
          <w:szCs w:val="18"/>
        </w:rPr>
        <w:t>ol</w:t>
      </w:r>
      <w:proofErr w:type="spellEnd"/>
      <w:r w:rsidRPr="00FA58BC">
        <w:rPr>
          <w:rFonts w:ascii="Menlo" w:hAnsi="Menlo" w:cs="Menlo"/>
          <w:color w:val="808080"/>
          <w:sz w:val="18"/>
          <w:szCs w:val="18"/>
        </w:rPr>
        <w:t>&gt;</w:t>
      </w:r>
    </w:p>
    <w:p w14:paraId="3E7E4014" w14:textId="77777777" w:rsidR="00FA58BC" w:rsidRPr="00FA58BC" w:rsidRDefault="00FA58B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A58BC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FA58BC">
        <w:rPr>
          <w:rFonts w:ascii="Menlo" w:hAnsi="Menlo" w:cs="Menlo"/>
          <w:color w:val="808080"/>
          <w:sz w:val="18"/>
          <w:szCs w:val="18"/>
        </w:rPr>
        <w:t>&lt;</w:t>
      </w:r>
      <w:r w:rsidRPr="00FA58BC">
        <w:rPr>
          <w:rFonts w:ascii="Menlo" w:hAnsi="Menlo" w:cs="Menlo"/>
          <w:color w:val="569CD6"/>
          <w:sz w:val="18"/>
          <w:szCs w:val="18"/>
        </w:rPr>
        <w:t>li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  <w:r w:rsidRPr="00FA58BC">
        <w:rPr>
          <w:rFonts w:ascii="Menlo" w:hAnsi="Menlo" w:cs="Menlo"/>
          <w:color w:val="CCCCCC"/>
          <w:sz w:val="18"/>
          <w:szCs w:val="18"/>
        </w:rPr>
        <w:t xml:space="preserve"> MICROSOFT</w:t>
      </w:r>
      <w:r w:rsidRPr="00FA58BC">
        <w:rPr>
          <w:rFonts w:ascii="Menlo" w:hAnsi="Menlo" w:cs="Menlo"/>
          <w:color w:val="808080"/>
          <w:sz w:val="18"/>
          <w:szCs w:val="18"/>
        </w:rPr>
        <w:t>&lt;/</w:t>
      </w:r>
      <w:r w:rsidRPr="00FA58BC">
        <w:rPr>
          <w:rFonts w:ascii="Menlo" w:hAnsi="Menlo" w:cs="Menlo"/>
          <w:color w:val="569CD6"/>
          <w:sz w:val="18"/>
          <w:szCs w:val="18"/>
        </w:rPr>
        <w:t>li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</w:p>
    <w:p w14:paraId="0C6D063A" w14:textId="77777777" w:rsidR="00FA58BC" w:rsidRPr="00FA58BC" w:rsidRDefault="00FA58B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A58BC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FA58BC">
        <w:rPr>
          <w:rFonts w:ascii="Menlo" w:hAnsi="Menlo" w:cs="Menlo"/>
          <w:color w:val="808080"/>
          <w:sz w:val="18"/>
          <w:szCs w:val="18"/>
        </w:rPr>
        <w:t>&lt;</w:t>
      </w:r>
      <w:r w:rsidRPr="00FA58BC">
        <w:rPr>
          <w:rFonts w:ascii="Menlo" w:hAnsi="Menlo" w:cs="Menlo"/>
          <w:color w:val="569CD6"/>
          <w:sz w:val="18"/>
          <w:szCs w:val="18"/>
        </w:rPr>
        <w:t>li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  <w:r w:rsidRPr="00FA58BC">
        <w:rPr>
          <w:rFonts w:ascii="Menlo" w:hAnsi="Menlo" w:cs="Menlo"/>
          <w:color w:val="CCCCCC"/>
          <w:sz w:val="18"/>
          <w:szCs w:val="18"/>
        </w:rPr>
        <w:t xml:space="preserve"> ORACLE</w:t>
      </w:r>
      <w:r w:rsidRPr="00FA58BC">
        <w:rPr>
          <w:rFonts w:ascii="Menlo" w:hAnsi="Menlo" w:cs="Menlo"/>
          <w:color w:val="808080"/>
          <w:sz w:val="18"/>
          <w:szCs w:val="18"/>
        </w:rPr>
        <w:t>&lt;/</w:t>
      </w:r>
      <w:r w:rsidRPr="00FA58BC">
        <w:rPr>
          <w:rFonts w:ascii="Menlo" w:hAnsi="Menlo" w:cs="Menlo"/>
          <w:color w:val="569CD6"/>
          <w:sz w:val="18"/>
          <w:szCs w:val="18"/>
        </w:rPr>
        <w:t>li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</w:p>
    <w:p w14:paraId="4D949312" w14:textId="77777777" w:rsidR="00FA58BC" w:rsidRPr="00FA58BC" w:rsidRDefault="00FA58B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A58BC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FA58BC">
        <w:rPr>
          <w:rFonts w:ascii="Menlo" w:hAnsi="Menlo" w:cs="Menlo"/>
          <w:color w:val="808080"/>
          <w:sz w:val="18"/>
          <w:szCs w:val="18"/>
        </w:rPr>
        <w:t>&lt;</w:t>
      </w:r>
      <w:r w:rsidRPr="00FA58BC">
        <w:rPr>
          <w:rFonts w:ascii="Menlo" w:hAnsi="Menlo" w:cs="Menlo"/>
          <w:color w:val="569CD6"/>
          <w:sz w:val="18"/>
          <w:szCs w:val="18"/>
        </w:rPr>
        <w:t>li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  <w:r w:rsidRPr="00FA58BC">
        <w:rPr>
          <w:rFonts w:ascii="Menlo" w:hAnsi="Menlo" w:cs="Menlo"/>
          <w:color w:val="CCCCCC"/>
          <w:sz w:val="18"/>
          <w:szCs w:val="18"/>
        </w:rPr>
        <w:t xml:space="preserve"> ACCENTURE</w:t>
      </w:r>
      <w:r w:rsidRPr="00FA58BC">
        <w:rPr>
          <w:rFonts w:ascii="Menlo" w:hAnsi="Menlo" w:cs="Menlo"/>
          <w:color w:val="808080"/>
          <w:sz w:val="18"/>
          <w:szCs w:val="18"/>
        </w:rPr>
        <w:t>&lt;/</w:t>
      </w:r>
      <w:r w:rsidRPr="00FA58BC">
        <w:rPr>
          <w:rFonts w:ascii="Menlo" w:hAnsi="Menlo" w:cs="Menlo"/>
          <w:color w:val="569CD6"/>
          <w:sz w:val="18"/>
          <w:szCs w:val="18"/>
        </w:rPr>
        <w:t>li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</w:p>
    <w:p w14:paraId="57DAF5A0" w14:textId="77777777" w:rsidR="00FA58BC" w:rsidRPr="00FA58BC" w:rsidRDefault="00FA58B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A58BC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FA58BC">
        <w:rPr>
          <w:rFonts w:ascii="Menlo" w:hAnsi="Menlo" w:cs="Menlo"/>
          <w:color w:val="808080"/>
          <w:sz w:val="18"/>
          <w:szCs w:val="18"/>
        </w:rPr>
        <w:t>&lt;</w:t>
      </w:r>
      <w:r w:rsidRPr="00FA58BC">
        <w:rPr>
          <w:rFonts w:ascii="Menlo" w:hAnsi="Menlo" w:cs="Menlo"/>
          <w:color w:val="569CD6"/>
          <w:sz w:val="18"/>
          <w:szCs w:val="18"/>
        </w:rPr>
        <w:t>li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  <w:r w:rsidRPr="00FA58BC">
        <w:rPr>
          <w:rFonts w:ascii="Menlo" w:hAnsi="Menlo" w:cs="Menlo"/>
          <w:color w:val="CCCCCC"/>
          <w:sz w:val="18"/>
          <w:szCs w:val="18"/>
        </w:rPr>
        <w:t xml:space="preserve"> COGNIZANT</w:t>
      </w:r>
      <w:r w:rsidRPr="00FA58BC">
        <w:rPr>
          <w:rFonts w:ascii="Menlo" w:hAnsi="Menlo" w:cs="Menlo"/>
          <w:color w:val="808080"/>
          <w:sz w:val="18"/>
          <w:szCs w:val="18"/>
        </w:rPr>
        <w:t>&lt;/</w:t>
      </w:r>
      <w:r w:rsidRPr="00FA58BC">
        <w:rPr>
          <w:rFonts w:ascii="Menlo" w:hAnsi="Menlo" w:cs="Menlo"/>
          <w:color w:val="569CD6"/>
          <w:sz w:val="18"/>
          <w:szCs w:val="18"/>
        </w:rPr>
        <w:t>li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</w:p>
    <w:p w14:paraId="060DDE09" w14:textId="77777777" w:rsidR="00FA58BC" w:rsidRPr="00FA58BC" w:rsidRDefault="00FA58B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A58BC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FA58BC">
        <w:rPr>
          <w:rFonts w:ascii="Menlo" w:hAnsi="Menlo" w:cs="Menlo"/>
          <w:color w:val="808080"/>
          <w:sz w:val="18"/>
          <w:szCs w:val="18"/>
        </w:rPr>
        <w:t>&lt;</w:t>
      </w:r>
      <w:r w:rsidRPr="00FA58BC">
        <w:rPr>
          <w:rFonts w:ascii="Menlo" w:hAnsi="Menlo" w:cs="Menlo"/>
          <w:color w:val="569CD6"/>
          <w:sz w:val="18"/>
          <w:szCs w:val="18"/>
        </w:rPr>
        <w:t>li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  <w:r w:rsidRPr="00FA58BC">
        <w:rPr>
          <w:rFonts w:ascii="Menlo" w:hAnsi="Menlo" w:cs="Menlo"/>
          <w:color w:val="CCCCCC"/>
          <w:sz w:val="18"/>
          <w:szCs w:val="18"/>
        </w:rPr>
        <w:t xml:space="preserve">INFOSYS </w:t>
      </w:r>
      <w:r w:rsidRPr="00FA58BC">
        <w:rPr>
          <w:rFonts w:ascii="Menlo" w:hAnsi="Menlo" w:cs="Menlo"/>
          <w:color w:val="808080"/>
          <w:sz w:val="18"/>
          <w:szCs w:val="18"/>
        </w:rPr>
        <w:t>&lt;/</w:t>
      </w:r>
      <w:r w:rsidRPr="00FA58BC">
        <w:rPr>
          <w:rFonts w:ascii="Menlo" w:hAnsi="Menlo" w:cs="Menlo"/>
          <w:color w:val="569CD6"/>
          <w:sz w:val="18"/>
          <w:szCs w:val="18"/>
        </w:rPr>
        <w:t>li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</w:p>
    <w:p w14:paraId="5D0BA9C1" w14:textId="77777777" w:rsidR="00FA58BC" w:rsidRPr="00FA58BC" w:rsidRDefault="00FA58B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A58BC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FA58BC">
        <w:rPr>
          <w:rFonts w:ascii="Menlo" w:hAnsi="Menlo" w:cs="Menlo"/>
          <w:color w:val="808080"/>
          <w:sz w:val="18"/>
          <w:szCs w:val="18"/>
        </w:rPr>
        <w:t>&lt;</w:t>
      </w:r>
      <w:r w:rsidRPr="00FA58BC">
        <w:rPr>
          <w:rFonts w:ascii="Menlo" w:hAnsi="Menlo" w:cs="Menlo"/>
          <w:color w:val="569CD6"/>
          <w:sz w:val="18"/>
          <w:szCs w:val="18"/>
        </w:rPr>
        <w:t>li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  <w:r w:rsidRPr="00FA58BC">
        <w:rPr>
          <w:rFonts w:ascii="Menlo" w:hAnsi="Menlo" w:cs="Menlo"/>
          <w:color w:val="CCCCCC"/>
          <w:sz w:val="18"/>
          <w:szCs w:val="18"/>
        </w:rPr>
        <w:t xml:space="preserve"> TCS</w:t>
      </w:r>
      <w:r w:rsidRPr="00FA58BC">
        <w:rPr>
          <w:rFonts w:ascii="Menlo" w:hAnsi="Menlo" w:cs="Menlo"/>
          <w:color w:val="808080"/>
          <w:sz w:val="18"/>
          <w:szCs w:val="18"/>
        </w:rPr>
        <w:t>&lt;/</w:t>
      </w:r>
      <w:r w:rsidRPr="00FA58BC">
        <w:rPr>
          <w:rFonts w:ascii="Menlo" w:hAnsi="Menlo" w:cs="Menlo"/>
          <w:color w:val="569CD6"/>
          <w:sz w:val="18"/>
          <w:szCs w:val="18"/>
        </w:rPr>
        <w:t>li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</w:p>
    <w:p w14:paraId="237C2A94" w14:textId="77777777" w:rsidR="00FA58BC" w:rsidRPr="00FA58BC" w:rsidRDefault="00FA58B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A58BC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FA58BC">
        <w:rPr>
          <w:rFonts w:ascii="Menlo" w:hAnsi="Menlo" w:cs="Menlo"/>
          <w:color w:val="808080"/>
          <w:sz w:val="18"/>
          <w:szCs w:val="18"/>
        </w:rPr>
        <w:t>&lt;</w:t>
      </w:r>
      <w:r w:rsidRPr="00FA58BC">
        <w:rPr>
          <w:rFonts w:ascii="Menlo" w:hAnsi="Menlo" w:cs="Menlo"/>
          <w:color w:val="569CD6"/>
          <w:sz w:val="18"/>
          <w:szCs w:val="18"/>
        </w:rPr>
        <w:t>li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  <w:r w:rsidRPr="00FA58BC">
        <w:rPr>
          <w:rFonts w:ascii="Menlo" w:hAnsi="Menlo" w:cs="Menlo"/>
          <w:color w:val="CCCCCC"/>
          <w:sz w:val="18"/>
          <w:szCs w:val="18"/>
        </w:rPr>
        <w:t xml:space="preserve"> SAP</w:t>
      </w:r>
      <w:r w:rsidRPr="00FA58BC">
        <w:rPr>
          <w:rFonts w:ascii="Menlo" w:hAnsi="Menlo" w:cs="Menlo"/>
          <w:color w:val="808080"/>
          <w:sz w:val="18"/>
          <w:szCs w:val="18"/>
        </w:rPr>
        <w:t>&lt;/</w:t>
      </w:r>
      <w:r w:rsidRPr="00FA58BC">
        <w:rPr>
          <w:rFonts w:ascii="Menlo" w:hAnsi="Menlo" w:cs="Menlo"/>
          <w:color w:val="569CD6"/>
          <w:sz w:val="18"/>
          <w:szCs w:val="18"/>
        </w:rPr>
        <w:t>li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</w:p>
    <w:p w14:paraId="6D7A44F5" w14:textId="77777777" w:rsidR="00FA58BC" w:rsidRPr="00FA58BC" w:rsidRDefault="00FA58B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A58BC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FA58BC">
        <w:rPr>
          <w:rFonts w:ascii="Menlo" w:hAnsi="Menlo" w:cs="Menlo"/>
          <w:color w:val="808080"/>
          <w:sz w:val="18"/>
          <w:szCs w:val="18"/>
        </w:rPr>
        <w:t>&lt;</w:t>
      </w:r>
      <w:r w:rsidRPr="00FA58BC">
        <w:rPr>
          <w:rFonts w:ascii="Menlo" w:hAnsi="Menlo" w:cs="Menlo"/>
          <w:color w:val="569CD6"/>
          <w:sz w:val="18"/>
          <w:szCs w:val="18"/>
        </w:rPr>
        <w:t>li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  <w:r w:rsidRPr="00FA58BC">
        <w:rPr>
          <w:rFonts w:ascii="Menlo" w:hAnsi="Menlo" w:cs="Menlo"/>
          <w:color w:val="CCCCCC"/>
          <w:sz w:val="18"/>
          <w:szCs w:val="18"/>
        </w:rPr>
        <w:t xml:space="preserve"> IBM</w:t>
      </w:r>
      <w:r w:rsidRPr="00FA58BC">
        <w:rPr>
          <w:rFonts w:ascii="Menlo" w:hAnsi="Menlo" w:cs="Menlo"/>
          <w:color w:val="808080"/>
          <w:sz w:val="18"/>
          <w:szCs w:val="18"/>
        </w:rPr>
        <w:t>&lt;/</w:t>
      </w:r>
      <w:r w:rsidRPr="00FA58BC">
        <w:rPr>
          <w:rFonts w:ascii="Menlo" w:hAnsi="Menlo" w:cs="Menlo"/>
          <w:color w:val="569CD6"/>
          <w:sz w:val="18"/>
          <w:szCs w:val="18"/>
        </w:rPr>
        <w:t>li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</w:p>
    <w:p w14:paraId="06B45901" w14:textId="77777777" w:rsidR="00FA58BC" w:rsidRPr="00FA58BC" w:rsidRDefault="00FA58B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A58BC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FA58BC">
        <w:rPr>
          <w:rFonts w:ascii="Menlo" w:hAnsi="Menlo" w:cs="Menlo"/>
          <w:color w:val="808080"/>
          <w:sz w:val="18"/>
          <w:szCs w:val="18"/>
        </w:rPr>
        <w:t>&lt;</w:t>
      </w:r>
      <w:r w:rsidRPr="00FA58BC">
        <w:rPr>
          <w:rFonts w:ascii="Menlo" w:hAnsi="Menlo" w:cs="Menlo"/>
          <w:color w:val="569CD6"/>
          <w:sz w:val="18"/>
          <w:szCs w:val="18"/>
        </w:rPr>
        <w:t>li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  <w:r w:rsidRPr="00FA58BC">
        <w:rPr>
          <w:rFonts w:ascii="Menlo" w:hAnsi="Menlo" w:cs="Menlo"/>
          <w:color w:val="CCCCCC"/>
          <w:sz w:val="18"/>
          <w:szCs w:val="18"/>
        </w:rPr>
        <w:t xml:space="preserve"> DXC</w:t>
      </w:r>
      <w:r w:rsidRPr="00FA58BC">
        <w:rPr>
          <w:rFonts w:ascii="Menlo" w:hAnsi="Menlo" w:cs="Menlo"/>
          <w:color w:val="808080"/>
          <w:sz w:val="18"/>
          <w:szCs w:val="18"/>
        </w:rPr>
        <w:t>&lt;/</w:t>
      </w:r>
      <w:r w:rsidRPr="00FA58BC">
        <w:rPr>
          <w:rFonts w:ascii="Menlo" w:hAnsi="Menlo" w:cs="Menlo"/>
          <w:color w:val="569CD6"/>
          <w:sz w:val="18"/>
          <w:szCs w:val="18"/>
        </w:rPr>
        <w:t>li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</w:p>
    <w:p w14:paraId="4FC7215A" w14:textId="77777777" w:rsidR="00FA58BC" w:rsidRPr="00FA58BC" w:rsidRDefault="00FA58B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A58BC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FA58BC">
        <w:rPr>
          <w:rFonts w:ascii="Menlo" w:hAnsi="Menlo" w:cs="Menlo"/>
          <w:color w:val="808080"/>
          <w:sz w:val="18"/>
          <w:szCs w:val="18"/>
        </w:rPr>
        <w:t>&lt;</w:t>
      </w:r>
      <w:r w:rsidRPr="00FA58BC">
        <w:rPr>
          <w:rFonts w:ascii="Menlo" w:hAnsi="Menlo" w:cs="Menlo"/>
          <w:color w:val="569CD6"/>
          <w:sz w:val="18"/>
          <w:szCs w:val="18"/>
        </w:rPr>
        <w:t>li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  <w:r w:rsidRPr="00FA58BC">
        <w:rPr>
          <w:rFonts w:ascii="Menlo" w:hAnsi="Menlo" w:cs="Menlo"/>
          <w:color w:val="CCCCCC"/>
          <w:sz w:val="18"/>
          <w:szCs w:val="18"/>
        </w:rPr>
        <w:t xml:space="preserve"> DELLOITE CONSULTIING</w:t>
      </w:r>
      <w:r w:rsidRPr="00FA58BC">
        <w:rPr>
          <w:rFonts w:ascii="Menlo" w:hAnsi="Menlo" w:cs="Menlo"/>
          <w:color w:val="808080"/>
          <w:sz w:val="18"/>
          <w:szCs w:val="18"/>
        </w:rPr>
        <w:t>&lt;/</w:t>
      </w:r>
      <w:r w:rsidRPr="00FA58BC">
        <w:rPr>
          <w:rFonts w:ascii="Menlo" w:hAnsi="Menlo" w:cs="Menlo"/>
          <w:color w:val="569CD6"/>
          <w:sz w:val="18"/>
          <w:szCs w:val="18"/>
        </w:rPr>
        <w:t>li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</w:p>
    <w:p w14:paraId="2557570F" w14:textId="77777777" w:rsidR="00FA58BC" w:rsidRPr="00FA58BC" w:rsidRDefault="00FA58B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A58BC">
        <w:rPr>
          <w:rFonts w:ascii="Menlo" w:hAnsi="Menlo" w:cs="Menlo"/>
          <w:color w:val="CCCCCC"/>
          <w:sz w:val="18"/>
          <w:szCs w:val="18"/>
        </w:rPr>
        <w:t xml:space="preserve">  </w:t>
      </w:r>
      <w:r w:rsidRPr="00FA58BC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FA58BC">
        <w:rPr>
          <w:rFonts w:ascii="Menlo" w:hAnsi="Menlo" w:cs="Menlo"/>
          <w:color w:val="569CD6"/>
          <w:sz w:val="18"/>
          <w:szCs w:val="18"/>
        </w:rPr>
        <w:t>ol</w:t>
      </w:r>
      <w:proofErr w:type="spellEnd"/>
      <w:r w:rsidRPr="00FA58BC">
        <w:rPr>
          <w:rFonts w:ascii="Menlo" w:hAnsi="Menlo" w:cs="Menlo"/>
          <w:color w:val="808080"/>
          <w:sz w:val="18"/>
          <w:szCs w:val="18"/>
        </w:rPr>
        <w:t>&gt;</w:t>
      </w:r>
    </w:p>
    <w:p w14:paraId="22B39A5D" w14:textId="77777777" w:rsidR="00FA58BC" w:rsidRPr="00FA58BC" w:rsidRDefault="00FA58B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A58BC">
        <w:rPr>
          <w:rFonts w:ascii="Menlo" w:hAnsi="Menlo" w:cs="Menlo"/>
          <w:color w:val="808080"/>
          <w:sz w:val="18"/>
          <w:szCs w:val="18"/>
        </w:rPr>
        <w:t>&lt;/</w:t>
      </w:r>
      <w:r w:rsidRPr="00FA58BC">
        <w:rPr>
          <w:rFonts w:ascii="Menlo" w:hAnsi="Menlo" w:cs="Menlo"/>
          <w:color w:val="569CD6"/>
          <w:sz w:val="18"/>
          <w:szCs w:val="18"/>
        </w:rPr>
        <w:t>body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</w:p>
    <w:p w14:paraId="5F35B94D" w14:textId="77777777" w:rsidR="00FA58BC" w:rsidRPr="00FA58BC" w:rsidRDefault="00FA58BC" w:rsidP="0095295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FA58BC">
        <w:rPr>
          <w:rFonts w:ascii="Menlo" w:hAnsi="Menlo" w:cs="Menlo"/>
          <w:color w:val="808080"/>
          <w:sz w:val="18"/>
          <w:szCs w:val="18"/>
        </w:rPr>
        <w:t>&lt;/</w:t>
      </w:r>
      <w:r w:rsidRPr="00FA58BC">
        <w:rPr>
          <w:rFonts w:ascii="Menlo" w:hAnsi="Menlo" w:cs="Menlo"/>
          <w:color w:val="569CD6"/>
          <w:sz w:val="18"/>
          <w:szCs w:val="18"/>
        </w:rPr>
        <w:t>html</w:t>
      </w:r>
      <w:r w:rsidRPr="00FA58BC">
        <w:rPr>
          <w:rFonts w:ascii="Menlo" w:hAnsi="Menlo" w:cs="Menlo"/>
          <w:color w:val="808080"/>
          <w:sz w:val="18"/>
          <w:szCs w:val="18"/>
        </w:rPr>
        <w:t>&gt;</w:t>
      </w:r>
    </w:p>
    <w:p w14:paraId="2C2ADA56" w14:textId="2B129ECF" w:rsidR="00FA58BC" w:rsidRDefault="00FA58BC" w:rsidP="00952954">
      <w:pPr>
        <w:rPr>
          <w:sz w:val="28"/>
          <w:szCs w:val="28"/>
        </w:rPr>
      </w:pPr>
    </w:p>
    <w:p w14:paraId="2EE9C8D6" w14:textId="77777777" w:rsidR="00FA58BC" w:rsidRDefault="00FA58BC" w:rsidP="00952954">
      <w:pPr>
        <w:rPr>
          <w:sz w:val="28"/>
          <w:szCs w:val="28"/>
        </w:rPr>
      </w:pPr>
    </w:p>
    <w:p w14:paraId="2411CF54" w14:textId="77777777" w:rsidR="009608C6" w:rsidRDefault="009608C6" w:rsidP="00952954">
      <w:pPr>
        <w:rPr>
          <w:sz w:val="28"/>
          <w:szCs w:val="28"/>
        </w:rPr>
      </w:pPr>
    </w:p>
    <w:p w14:paraId="4BA94B82" w14:textId="75BE940E" w:rsidR="00FA58BC" w:rsidRPr="005469F3" w:rsidRDefault="00FA58BC" w:rsidP="00952954">
      <w:pPr>
        <w:rPr>
          <w:b/>
          <w:bCs/>
          <w:sz w:val="28"/>
          <w:szCs w:val="28"/>
        </w:rPr>
      </w:pPr>
      <w:r w:rsidRPr="005469F3">
        <w:rPr>
          <w:b/>
          <w:bCs/>
          <w:sz w:val="28"/>
          <w:szCs w:val="28"/>
        </w:rPr>
        <w:t xml:space="preserve">OUTPUT :- </w:t>
      </w:r>
    </w:p>
    <w:p w14:paraId="022AE9E3" w14:textId="77777777" w:rsidR="009608C6" w:rsidRDefault="009608C6" w:rsidP="00952954">
      <w:pPr>
        <w:rPr>
          <w:sz w:val="28"/>
          <w:szCs w:val="28"/>
        </w:rPr>
      </w:pPr>
    </w:p>
    <w:p w14:paraId="779B385B" w14:textId="080EAD91" w:rsidR="0086636F" w:rsidRDefault="0086636F" w:rsidP="00952954">
      <w:pPr>
        <w:pStyle w:val="Heading3"/>
        <w:rPr>
          <w:rFonts w:ascii="Times" w:hAnsi="Times"/>
          <w:color w:val="000000"/>
        </w:rPr>
      </w:pPr>
      <w:r>
        <w:rPr>
          <w:rFonts w:ascii="Times" w:hAnsi="Times"/>
          <w:color w:val="000000"/>
          <w:u w:val="single"/>
        </w:rPr>
        <w:t>LIST OF TOP 10 IT COMPANIES.</w:t>
      </w:r>
    </w:p>
    <w:p w14:paraId="18CDFF9C" w14:textId="77777777" w:rsidR="0086636F" w:rsidRDefault="0086636F" w:rsidP="00952954">
      <w:pPr>
        <w:numPr>
          <w:ilvl w:val="0"/>
          <w:numId w:val="7"/>
        </w:numPr>
        <w:spacing w:before="100" w:beforeAutospacing="1" w:after="100" w:afterAutospacing="1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MICROSOFT</w:t>
      </w:r>
    </w:p>
    <w:p w14:paraId="31D3C396" w14:textId="77777777" w:rsidR="0086636F" w:rsidRDefault="0086636F" w:rsidP="00952954">
      <w:pPr>
        <w:numPr>
          <w:ilvl w:val="0"/>
          <w:numId w:val="7"/>
        </w:numPr>
        <w:spacing w:before="100" w:beforeAutospacing="1" w:after="100" w:afterAutospacing="1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lastRenderedPageBreak/>
        <w:t>ORACLE</w:t>
      </w:r>
    </w:p>
    <w:p w14:paraId="24032903" w14:textId="77777777" w:rsidR="0086636F" w:rsidRDefault="0086636F" w:rsidP="00952954">
      <w:pPr>
        <w:numPr>
          <w:ilvl w:val="0"/>
          <w:numId w:val="7"/>
        </w:numPr>
        <w:spacing w:before="100" w:beforeAutospacing="1" w:after="100" w:afterAutospacing="1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ACCENTURE</w:t>
      </w:r>
    </w:p>
    <w:p w14:paraId="28491190" w14:textId="77777777" w:rsidR="0086636F" w:rsidRDefault="0086636F" w:rsidP="00952954">
      <w:pPr>
        <w:numPr>
          <w:ilvl w:val="0"/>
          <w:numId w:val="7"/>
        </w:numPr>
        <w:spacing w:before="100" w:beforeAutospacing="1" w:after="100" w:afterAutospacing="1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COGNIZANT</w:t>
      </w:r>
    </w:p>
    <w:p w14:paraId="16338101" w14:textId="77777777" w:rsidR="0086636F" w:rsidRDefault="0086636F" w:rsidP="00952954">
      <w:pPr>
        <w:numPr>
          <w:ilvl w:val="0"/>
          <w:numId w:val="7"/>
        </w:numPr>
        <w:spacing w:before="100" w:beforeAutospacing="1" w:after="100" w:afterAutospacing="1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INFOSYS</w:t>
      </w:r>
    </w:p>
    <w:p w14:paraId="50E8C5F9" w14:textId="77777777" w:rsidR="0086636F" w:rsidRDefault="0086636F" w:rsidP="00952954">
      <w:pPr>
        <w:numPr>
          <w:ilvl w:val="0"/>
          <w:numId w:val="7"/>
        </w:numPr>
        <w:spacing w:before="100" w:beforeAutospacing="1" w:after="100" w:afterAutospacing="1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TCS</w:t>
      </w:r>
    </w:p>
    <w:p w14:paraId="0CFFCDA8" w14:textId="77777777" w:rsidR="0086636F" w:rsidRDefault="0086636F" w:rsidP="00952954">
      <w:pPr>
        <w:numPr>
          <w:ilvl w:val="0"/>
          <w:numId w:val="7"/>
        </w:numPr>
        <w:spacing w:before="100" w:beforeAutospacing="1" w:after="100" w:afterAutospacing="1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SAP</w:t>
      </w:r>
    </w:p>
    <w:p w14:paraId="4C816499" w14:textId="77777777" w:rsidR="0086636F" w:rsidRDefault="0086636F" w:rsidP="00952954">
      <w:pPr>
        <w:numPr>
          <w:ilvl w:val="0"/>
          <w:numId w:val="7"/>
        </w:numPr>
        <w:spacing w:before="100" w:beforeAutospacing="1" w:after="100" w:afterAutospacing="1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IBM</w:t>
      </w:r>
    </w:p>
    <w:p w14:paraId="1AFD0EC3" w14:textId="77777777" w:rsidR="0086636F" w:rsidRDefault="0086636F" w:rsidP="00952954">
      <w:pPr>
        <w:numPr>
          <w:ilvl w:val="0"/>
          <w:numId w:val="7"/>
        </w:numPr>
        <w:spacing w:before="100" w:beforeAutospacing="1" w:after="100" w:afterAutospacing="1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DXC</w:t>
      </w:r>
    </w:p>
    <w:p w14:paraId="31A1C888" w14:textId="7DE4BF51" w:rsidR="00103E27" w:rsidRPr="00244479" w:rsidRDefault="0086636F" w:rsidP="00244479">
      <w:pPr>
        <w:numPr>
          <w:ilvl w:val="0"/>
          <w:numId w:val="7"/>
        </w:numPr>
        <w:spacing w:before="100" w:beforeAutospacing="1" w:after="100" w:afterAutospacing="1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DELLOITE CONSULTIING</w:t>
      </w:r>
    </w:p>
    <w:p w14:paraId="234B22FC" w14:textId="77777777" w:rsidR="00103E27" w:rsidRDefault="00103E27" w:rsidP="00103E27">
      <w:pPr>
        <w:spacing w:before="100" w:beforeAutospacing="1" w:after="100" w:afterAutospacing="1"/>
        <w:ind w:left="360"/>
        <w:rPr>
          <w:rFonts w:ascii="Times" w:hAnsi="Times"/>
          <w:color w:val="000000"/>
          <w:sz w:val="27"/>
          <w:szCs w:val="27"/>
        </w:rPr>
      </w:pPr>
    </w:p>
    <w:p w14:paraId="090A437D" w14:textId="5135C9FF" w:rsidR="00103E27" w:rsidRDefault="00103E27" w:rsidP="00103E27">
      <w:pPr>
        <w:spacing w:before="100" w:beforeAutospacing="1" w:after="100" w:afterAutospacing="1"/>
        <w:ind w:left="360"/>
        <w:rPr>
          <w:rFonts w:cstheme="minorHAnsi"/>
          <w:b/>
          <w:bCs/>
          <w:color w:val="000000"/>
          <w:sz w:val="32"/>
          <w:szCs w:val="32"/>
        </w:rPr>
      </w:pPr>
      <w:r w:rsidRPr="00E327BC">
        <w:rPr>
          <w:rFonts w:cstheme="minorHAnsi"/>
          <w:b/>
          <w:bCs/>
          <w:color w:val="000000"/>
          <w:sz w:val="32"/>
          <w:szCs w:val="32"/>
        </w:rPr>
        <w:t>Q. Create a dropdown list.</w:t>
      </w:r>
    </w:p>
    <w:p w14:paraId="5A0DD631" w14:textId="77777777" w:rsidR="00675281" w:rsidRPr="00E327BC" w:rsidRDefault="00675281" w:rsidP="00675281">
      <w:pPr>
        <w:spacing w:before="100" w:beforeAutospacing="1" w:after="100" w:afterAutospacing="1"/>
        <w:rPr>
          <w:rFonts w:cstheme="minorHAnsi"/>
          <w:b/>
          <w:bCs/>
          <w:color w:val="000000"/>
          <w:sz w:val="32"/>
          <w:szCs w:val="32"/>
        </w:rPr>
      </w:pPr>
    </w:p>
    <w:p w14:paraId="163F3057" w14:textId="77777777" w:rsidR="004D00D3" w:rsidRPr="004D00D3" w:rsidRDefault="004D00D3" w:rsidP="004D00D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Times" w:hAnsi="Times"/>
          <w:color w:val="000000"/>
          <w:sz w:val="27"/>
          <w:szCs w:val="27"/>
        </w:rPr>
        <w:t xml:space="preserve">    </w:t>
      </w:r>
      <w:r w:rsidRPr="004D00D3">
        <w:rPr>
          <w:rFonts w:ascii="Menlo" w:hAnsi="Menlo" w:cs="Menlo"/>
          <w:color w:val="808080"/>
          <w:sz w:val="18"/>
          <w:szCs w:val="18"/>
        </w:rPr>
        <w:t>&lt;!</w:t>
      </w:r>
      <w:r w:rsidRPr="004D00D3">
        <w:rPr>
          <w:rFonts w:ascii="Menlo" w:hAnsi="Menlo" w:cs="Menlo"/>
          <w:color w:val="569CD6"/>
          <w:sz w:val="18"/>
          <w:szCs w:val="18"/>
        </w:rPr>
        <w:t>DOCTYPE</w:t>
      </w:r>
      <w:r w:rsidRPr="004D00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4D00D3">
        <w:rPr>
          <w:rFonts w:ascii="Menlo" w:hAnsi="Menlo" w:cs="Menlo"/>
          <w:color w:val="9CDCFE"/>
          <w:sz w:val="18"/>
          <w:szCs w:val="18"/>
        </w:rPr>
        <w:t>html</w:t>
      </w:r>
      <w:r w:rsidRPr="004D00D3">
        <w:rPr>
          <w:rFonts w:ascii="Menlo" w:hAnsi="Menlo" w:cs="Menlo"/>
          <w:color w:val="808080"/>
          <w:sz w:val="18"/>
          <w:szCs w:val="18"/>
        </w:rPr>
        <w:t>&gt;</w:t>
      </w:r>
    </w:p>
    <w:p w14:paraId="112E2D02" w14:textId="77777777" w:rsidR="004D00D3" w:rsidRPr="004D00D3" w:rsidRDefault="004D00D3" w:rsidP="004D00D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D00D3">
        <w:rPr>
          <w:rFonts w:ascii="Menlo" w:hAnsi="Menlo" w:cs="Menlo"/>
          <w:color w:val="808080"/>
          <w:sz w:val="18"/>
          <w:szCs w:val="18"/>
        </w:rPr>
        <w:t>&lt;</w:t>
      </w:r>
      <w:r w:rsidRPr="004D00D3">
        <w:rPr>
          <w:rFonts w:ascii="Menlo" w:hAnsi="Menlo" w:cs="Menlo"/>
          <w:color w:val="569CD6"/>
          <w:sz w:val="18"/>
          <w:szCs w:val="18"/>
        </w:rPr>
        <w:t>html</w:t>
      </w:r>
      <w:r w:rsidRPr="004D00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4D00D3">
        <w:rPr>
          <w:rFonts w:ascii="Menlo" w:hAnsi="Menlo" w:cs="Menlo"/>
          <w:color w:val="9CDCFE"/>
          <w:sz w:val="18"/>
          <w:szCs w:val="18"/>
        </w:rPr>
        <w:t>lang</w:t>
      </w:r>
      <w:r w:rsidRPr="004D00D3">
        <w:rPr>
          <w:rFonts w:ascii="Menlo" w:hAnsi="Menlo" w:cs="Menlo"/>
          <w:color w:val="CCCCCC"/>
          <w:sz w:val="18"/>
          <w:szCs w:val="18"/>
        </w:rPr>
        <w:t>=</w:t>
      </w:r>
      <w:r w:rsidRPr="004D00D3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4D00D3"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 w:rsidRPr="004D00D3">
        <w:rPr>
          <w:rFonts w:ascii="Menlo" w:hAnsi="Menlo" w:cs="Menlo"/>
          <w:color w:val="CE9178"/>
          <w:sz w:val="18"/>
          <w:szCs w:val="18"/>
        </w:rPr>
        <w:t>"</w:t>
      </w:r>
      <w:r w:rsidRPr="004D00D3">
        <w:rPr>
          <w:rFonts w:ascii="Menlo" w:hAnsi="Menlo" w:cs="Menlo"/>
          <w:color w:val="808080"/>
          <w:sz w:val="18"/>
          <w:szCs w:val="18"/>
        </w:rPr>
        <w:t>&gt;</w:t>
      </w:r>
    </w:p>
    <w:p w14:paraId="3381706E" w14:textId="77777777" w:rsidR="004D00D3" w:rsidRPr="004D00D3" w:rsidRDefault="004D00D3" w:rsidP="004D00D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D00D3">
        <w:rPr>
          <w:rFonts w:ascii="Menlo" w:hAnsi="Menlo" w:cs="Menlo"/>
          <w:color w:val="808080"/>
          <w:sz w:val="18"/>
          <w:szCs w:val="18"/>
        </w:rPr>
        <w:t>&lt;</w:t>
      </w:r>
      <w:r w:rsidRPr="004D00D3">
        <w:rPr>
          <w:rFonts w:ascii="Menlo" w:hAnsi="Menlo" w:cs="Menlo"/>
          <w:color w:val="569CD6"/>
          <w:sz w:val="18"/>
          <w:szCs w:val="18"/>
        </w:rPr>
        <w:t>head</w:t>
      </w:r>
      <w:r w:rsidRPr="004D00D3">
        <w:rPr>
          <w:rFonts w:ascii="Menlo" w:hAnsi="Menlo" w:cs="Menlo"/>
          <w:color w:val="808080"/>
          <w:sz w:val="18"/>
          <w:szCs w:val="18"/>
        </w:rPr>
        <w:t>&gt;</w:t>
      </w:r>
    </w:p>
    <w:p w14:paraId="07C3097A" w14:textId="77777777" w:rsidR="004D00D3" w:rsidRPr="004D00D3" w:rsidRDefault="004D00D3" w:rsidP="004D00D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D00D3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4D00D3">
        <w:rPr>
          <w:rFonts w:ascii="Menlo" w:hAnsi="Menlo" w:cs="Menlo"/>
          <w:color w:val="808080"/>
          <w:sz w:val="18"/>
          <w:szCs w:val="18"/>
        </w:rPr>
        <w:t>&lt;</w:t>
      </w:r>
      <w:r w:rsidRPr="004D00D3">
        <w:rPr>
          <w:rFonts w:ascii="Menlo" w:hAnsi="Menlo" w:cs="Menlo"/>
          <w:color w:val="569CD6"/>
          <w:sz w:val="18"/>
          <w:szCs w:val="18"/>
        </w:rPr>
        <w:t>meta</w:t>
      </w:r>
      <w:r w:rsidRPr="004D00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4D00D3">
        <w:rPr>
          <w:rFonts w:ascii="Menlo" w:hAnsi="Menlo" w:cs="Menlo"/>
          <w:color w:val="9CDCFE"/>
          <w:sz w:val="18"/>
          <w:szCs w:val="18"/>
        </w:rPr>
        <w:t>charset</w:t>
      </w:r>
      <w:r w:rsidRPr="004D00D3">
        <w:rPr>
          <w:rFonts w:ascii="Menlo" w:hAnsi="Menlo" w:cs="Menlo"/>
          <w:color w:val="CCCCCC"/>
          <w:sz w:val="18"/>
          <w:szCs w:val="18"/>
        </w:rPr>
        <w:t>=</w:t>
      </w:r>
      <w:r w:rsidRPr="004D00D3">
        <w:rPr>
          <w:rFonts w:ascii="Menlo" w:hAnsi="Menlo" w:cs="Menlo"/>
          <w:color w:val="CE9178"/>
          <w:sz w:val="18"/>
          <w:szCs w:val="18"/>
        </w:rPr>
        <w:t>"UTF-8"</w:t>
      </w:r>
      <w:r w:rsidRPr="004D00D3">
        <w:rPr>
          <w:rFonts w:ascii="Menlo" w:hAnsi="Menlo" w:cs="Menlo"/>
          <w:color w:val="808080"/>
          <w:sz w:val="18"/>
          <w:szCs w:val="18"/>
        </w:rPr>
        <w:t>&gt;</w:t>
      </w:r>
    </w:p>
    <w:p w14:paraId="604F34CE" w14:textId="77777777" w:rsidR="004D00D3" w:rsidRPr="004D00D3" w:rsidRDefault="004D00D3" w:rsidP="004D00D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D00D3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4D00D3">
        <w:rPr>
          <w:rFonts w:ascii="Menlo" w:hAnsi="Menlo" w:cs="Menlo"/>
          <w:color w:val="808080"/>
          <w:sz w:val="18"/>
          <w:szCs w:val="18"/>
        </w:rPr>
        <w:t>&lt;</w:t>
      </w:r>
      <w:r w:rsidRPr="004D00D3">
        <w:rPr>
          <w:rFonts w:ascii="Menlo" w:hAnsi="Menlo" w:cs="Menlo"/>
          <w:color w:val="569CD6"/>
          <w:sz w:val="18"/>
          <w:szCs w:val="18"/>
        </w:rPr>
        <w:t>meta</w:t>
      </w:r>
      <w:r w:rsidRPr="004D00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4D00D3">
        <w:rPr>
          <w:rFonts w:ascii="Menlo" w:hAnsi="Menlo" w:cs="Menlo"/>
          <w:color w:val="9CDCFE"/>
          <w:sz w:val="18"/>
          <w:szCs w:val="18"/>
        </w:rPr>
        <w:t>name</w:t>
      </w:r>
      <w:r w:rsidRPr="004D00D3">
        <w:rPr>
          <w:rFonts w:ascii="Menlo" w:hAnsi="Menlo" w:cs="Menlo"/>
          <w:color w:val="CCCCCC"/>
          <w:sz w:val="18"/>
          <w:szCs w:val="18"/>
        </w:rPr>
        <w:t>=</w:t>
      </w:r>
      <w:r w:rsidRPr="004D00D3">
        <w:rPr>
          <w:rFonts w:ascii="Menlo" w:hAnsi="Menlo" w:cs="Menlo"/>
          <w:color w:val="CE9178"/>
          <w:sz w:val="18"/>
          <w:szCs w:val="18"/>
        </w:rPr>
        <w:t>"viewport"</w:t>
      </w:r>
      <w:r w:rsidRPr="004D00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4D00D3">
        <w:rPr>
          <w:rFonts w:ascii="Menlo" w:hAnsi="Menlo" w:cs="Menlo"/>
          <w:color w:val="9CDCFE"/>
          <w:sz w:val="18"/>
          <w:szCs w:val="18"/>
        </w:rPr>
        <w:t>content</w:t>
      </w:r>
      <w:r w:rsidRPr="004D00D3">
        <w:rPr>
          <w:rFonts w:ascii="Menlo" w:hAnsi="Menlo" w:cs="Menlo"/>
          <w:color w:val="CCCCCC"/>
          <w:sz w:val="18"/>
          <w:szCs w:val="18"/>
        </w:rPr>
        <w:t>=</w:t>
      </w:r>
      <w:r w:rsidRPr="004D00D3">
        <w:rPr>
          <w:rFonts w:ascii="Menlo" w:hAnsi="Menlo" w:cs="Menlo"/>
          <w:color w:val="CE9178"/>
          <w:sz w:val="18"/>
          <w:szCs w:val="18"/>
        </w:rPr>
        <w:t>"width=device-width, initial-scale=1.0"</w:t>
      </w:r>
      <w:r w:rsidRPr="004D00D3">
        <w:rPr>
          <w:rFonts w:ascii="Menlo" w:hAnsi="Menlo" w:cs="Menlo"/>
          <w:color w:val="808080"/>
          <w:sz w:val="18"/>
          <w:szCs w:val="18"/>
        </w:rPr>
        <w:t>&gt;</w:t>
      </w:r>
    </w:p>
    <w:p w14:paraId="59A9B879" w14:textId="77777777" w:rsidR="004D00D3" w:rsidRPr="004D00D3" w:rsidRDefault="004D00D3" w:rsidP="004D00D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D00D3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4D00D3">
        <w:rPr>
          <w:rFonts w:ascii="Menlo" w:hAnsi="Menlo" w:cs="Menlo"/>
          <w:color w:val="808080"/>
          <w:sz w:val="18"/>
          <w:szCs w:val="18"/>
        </w:rPr>
        <w:t>&lt;</w:t>
      </w:r>
      <w:r w:rsidRPr="004D00D3">
        <w:rPr>
          <w:rFonts w:ascii="Menlo" w:hAnsi="Menlo" w:cs="Menlo"/>
          <w:color w:val="569CD6"/>
          <w:sz w:val="18"/>
          <w:szCs w:val="18"/>
        </w:rPr>
        <w:t>title</w:t>
      </w:r>
      <w:r w:rsidRPr="004D00D3">
        <w:rPr>
          <w:rFonts w:ascii="Menlo" w:hAnsi="Menlo" w:cs="Menlo"/>
          <w:color w:val="808080"/>
          <w:sz w:val="18"/>
          <w:szCs w:val="18"/>
        </w:rPr>
        <w:t>&gt;</w:t>
      </w:r>
      <w:r w:rsidRPr="004D00D3">
        <w:rPr>
          <w:rFonts w:ascii="Menlo" w:hAnsi="Menlo" w:cs="Menlo"/>
          <w:color w:val="CCCCCC"/>
          <w:sz w:val="18"/>
          <w:szCs w:val="18"/>
        </w:rPr>
        <w:t xml:space="preserve"> Dropdown List </w:t>
      </w:r>
      <w:r w:rsidRPr="004D00D3">
        <w:rPr>
          <w:rFonts w:ascii="Menlo" w:hAnsi="Menlo" w:cs="Menlo"/>
          <w:color w:val="808080"/>
          <w:sz w:val="18"/>
          <w:szCs w:val="18"/>
        </w:rPr>
        <w:t>&lt;/</w:t>
      </w:r>
      <w:r w:rsidRPr="004D00D3">
        <w:rPr>
          <w:rFonts w:ascii="Menlo" w:hAnsi="Menlo" w:cs="Menlo"/>
          <w:color w:val="569CD6"/>
          <w:sz w:val="18"/>
          <w:szCs w:val="18"/>
        </w:rPr>
        <w:t>title</w:t>
      </w:r>
      <w:r w:rsidRPr="004D00D3">
        <w:rPr>
          <w:rFonts w:ascii="Menlo" w:hAnsi="Menlo" w:cs="Menlo"/>
          <w:color w:val="808080"/>
          <w:sz w:val="18"/>
          <w:szCs w:val="18"/>
        </w:rPr>
        <w:t>&gt;</w:t>
      </w:r>
    </w:p>
    <w:p w14:paraId="5F16DA8A" w14:textId="77777777" w:rsidR="004D00D3" w:rsidRPr="004D00D3" w:rsidRDefault="004D00D3" w:rsidP="004D00D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D00D3">
        <w:rPr>
          <w:rFonts w:ascii="Menlo" w:hAnsi="Menlo" w:cs="Menlo"/>
          <w:color w:val="808080"/>
          <w:sz w:val="18"/>
          <w:szCs w:val="18"/>
        </w:rPr>
        <w:t>&lt;/</w:t>
      </w:r>
      <w:r w:rsidRPr="004D00D3">
        <w:rPr>
          <w:rFonts w:ascii="Menlo" w:hAnsi="Menlo" w:cs="Menlo"/>
          <w:color w:val="569CD6"/>
          <w:sz w:val="18"/>
          <w:szCs w:val="18"/>
        </w:rPr>
        <w:t>head</w:t>
      </w:r>
      <w:r w:rsidRPr="004D00D3">
        <w:rPr>
          <w:rFonts w:ascii="Menlo" w:hAnsi="Menlo" w:cs="Menlo"/>
          <w:color w:val="808080"/>
          <w:sz w:val="18"/>
          <w:szCs w:val="18"/>
        </w:rPr>
        <w:t>&gt;</w:t>
      </w:r>
    </w:p>
    <w:p w14:paraId="0ACABF25" w14:textId="77777777" w:rsidR="004D00D3" w:rsidRPr="004D00D3" w:rsidRDefault="004D00D3" w:rsidP="004D00D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D00D3">
        <w:rPr>
          <w:rFonts w:ascii="Menlo" w:hAnsi="Menlo" w:cs="Menlo"/>
          <w:color w:val="808080"/>
          <w:sz w:val="18"/>
          <w:szCs w:val="18"/>
        </w:rPr>
        <w:t>&lt;</w:t>
      </w:r>
      <w:r w:rsidRPr="004D00D3">
        <w:rPr>
          <w:rFonts w:ascii="Menlo" w:hAnsi="Menlo" w:cs="Menlo"/>
          <w:color w:val="569CD6"/>
          <w:sz w:val="18"/>
          <w:szCs w:val="18"/>
        </w:rPr>
        <w:t>body</w:t>
      </w:r>
      <w:r w:rsidRPr="004D00D3">
        <w:rPr>
          <w:rFonts w:ascii="Menlo" w:hAnsi="Menlo" w:cs="Menlo"/>
          <w:color w:val="808080"/>
          <w:sz w:val="18"/>
          <w:szCs w:val="18"/>
        </w:rPr>
        <w:t>&gt;</w:t>
      </w:r>
    </w:p>
    <w:p w14:paraId="1F13AE35" w14:textId="77777777" w:rsidR="004D00D3" w:rsidRPr="004D00D3" w:rsidRDefault="004D00D3" w:rsidP="004D00D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D00D3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4D00D3">
        <w:rPr>
          <w:rFonts w:ascii="Menlo" w:hAnsi="Menlo" w:cs="Menlo"/>
          <w:color w:val="808080"/>
          <w:sz w:val="18"/>
          <w:szCs w:val="18"/>
        </w:rPr>
        <w:t>&lt;</w:t>
      </w:r>
      <w:r w:rsidRPr="004D00D3">
        <w:rPr>
          <w:rFonts w:ascii="Menlo" w:hAnsi="Menlo" w:cs="Menlo"/>
          <w:color w:val="569CD6"/>
          <w:sz w:val="18"/>
          <w:szCs w:val="18"/>
        </w:rPr>
        <w:t>h3</w:t>
      </w:r>
      <w:r w:rsidRPr="004D00D3">
        <w:rPr>
          <w:rFonts w:ascii="Menlo" w:hAnsi="Menlo" w:cs="Menlo"/>
          <w:color w:val="808080"/>
          <w:sz w:val="18"/>
          <w:szCs w:val="18"/>
        </w:rPr>
        <w:t>&gt;</w:t>
      </w:r>
      <w:r w:rsidRPr="004D00D3">
        <w:rPr>
          <w:rFonts w:ascii="Menlo" w:hAnsi="Menlo" w:cs="Menlo"/>
          <w:color w:val="CCCCCC"/>
          <w:sz w:val="18"/>
          <w:szCs w:val="18"/>
        </w:rPr>
        <w:t xml:space="preserve"> Example Of Dropdown List in HTML.</w:t>
      </w:r>
      <w:r w:rsidRPr="004D00D3">
        <w:rPr>
          <w:rFonts w:ascii="Menlo" w:hAnsi="Menlo" w:cs="Menlo"/>
          <w:color w:val="808080"/>
          <w:sz w:val="18"/>
          <w:szCs w:val="18"/>
        </w:rPr>
        <w:t>&lt;/</w:t>
      </w:r>
      <w:r w:rsidRPr="004D00D3">
        <w:rPr>
          <w:rFonts w:ascii="Menlo" w:hAnsi="Menlo" w:cs="Menlo"/>
          <w:color w:val="569CD6"/>
          <w:sz w:val="18"/>
          <w:szCs w:val="18"/>
        </w:rPr>
        <w:t>h3</w:t>
      </w:r>
      <w:r w:rsidRPr="004D00D3">
        <w:rPr>
          <w:rFonts w:ascii="Menlo" w:hAnsi="Menlo" w:cs="Menlo"/>
          <w:color w:val="808080"/>
          <w:sz w:val="18"/>
          <w:szCs w:val="18"/>
        </w:rPr>
        <w:t>&gt;</w:t>
      </w:r>
    </w:p>
    <w:p w14:paraId="510EF0D5" w14:textId="77777777" w:rsidR="004D00D3" w:rsidRPr="004D00D3" w:rsidRDefault="004D00D3" w:rsidP="004D00D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D00D3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4D00D3">
        <w:rPr>
          <w:rFonts w:ascii="Menlo" w:hAnsi="Menlo" w:cs="Menlo"/>
          <w:color w:val="808080"/>
          <w:sz w:val="18"/>
          <w:szCs w:val="18"/>
        </w:rPr>
        <w:t>&lt;</w:t>
      </w:r>
      <w:r w:rsidRPr="004D00D3">
        <w:rPr>
          <w:rFonts w:ascii="Menlo" w:hAnsi="Menlo" w:cs="Menlo"/>
          <w:color w:val="569CD6"/>
          <w:sz w:val="18"/>
          <w:szCs w:val="18"/>
        </w:rPr>
        <w:t>form</w:t>
      </w:r>
      <w:r w:rsidRPr="004D00D3">
        <w:rPr>
          <w:rFonts w:ascii="Menlo" w:hAnsi="Menlo" w:cs="Menlo"/>
          <w:color w:val="808080"/>
          <w:sz w:val="18"/>
          <w:szCs w:val="18"/>
        </w:rPr>
        <w:t>&gt;</w:t>
      </w:r>
    </w:p>
    <w:p w14:paraId="453A0374" w14:textId="77777777" w:rsidR="004D00D3" w:rsidRPr="004D00D3" w:rsidRDefault="004D00D3" w:rsidP="004D00D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D00D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4D00D3">
        <w:rPr>
          <w:rFonts w:ascii="Menlo" w:hAnsi="Menlo" w:cs="Menlo"/>
          <w:color w:val="808080"/>
          <w:sz w:val="18"/>
          <w:szCs w:val="18"/>
        </w:rPr>
        <w:t>&lt;</w:t>
      </w:r>
      <w:r w:rsidRPr="004D00D3">
        <w:rPr>
          <w:rFonts w:ascii="Menlo" w:hAnsi="Menlo" w:cs="Menlo"/>
          <w:color w:val="569CD6"/>
          <w:sz w:val="18"/>
          <w:szCs w:val="18"/>
        </w:rPr>
        <w:t>label</w:t>
      </w:r>
      <w:r w:rsidRPr="004D00D3">
        <w:rPr>
          <w:rFonts w:ascii="Menlo" w:hAnsi="Menlo" w:cs="Menlo"/>
          <w:color w:val="808080"/>
          <w:sz w:val="18"/>
          <w:szCs w:val="18"/>
        </w:rPr>
        <w:t>&gt;</w:t>
      </w:r>
      <w:r w:rsidRPr="004D00D3">
        <w:rPr>
          <w:rFonts w:ascii="Menlo" w:hAnsi="Menlo" w:cs="Menlo"/>
          <w:color w:val="CCCCCC"/>
          <w:sz w:val="18"/>
          <w:szCs w:val="18"/>
        </w:rPr>
        <w:t xml:space="preserve"> CHOOSE A CAR : </w:t>
      </w:r>
      <w:r w:rsidRPr="004D00D3">
        <w:rPr>
          <w:rFonts w:ascii="Menlo" w:hAnsi="Menlo" w:cs="Menlo"/>
          <w:color w:val="808080"/>
          <w:sz w:val="18"/>
          <w:szCs w:val="18"/>
        </w:rPr>
        <w:t>&lt;/</w:t>
      </w:r>
      <w:r w:rsidRPr="004D00D3">
        <w:rPr>
          <w:rFonts w:ascii="Menlo" w:hAnsi="Menlo" w:cs="Menlo"/>
          <w:color w:val="569CD6"/>
          <w:sz w:val="18"/>
          <w:szCs w:val="18"/>
        </w:rPr>
        <w:t>label</w:t>
      </w:r>
      <w:r w:rsidRPr="004D00D3">
        <w:rPr>
          <w:rFonts w:ascii="Menlo" w:hAnsi="Menlo" w:cs="Menlo"/>
          <w:color w:val="808080"/>
          <w:sz w:val="18"/>
          <w:szCs w:val="18"/>
        </w:rPr>
        <w:t>&gt;</w:t>
      </w:r>
    </w:p>
    <w:p w14:paraId="5DA35E71" w14:textId="77777777" w:rsidR="004D00D3" w:rsidRPr="004D00D3" w:rsidRDefault="004D00D3" w:rsidP="004D00D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D00D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4D00D3">
        <w:rPr>
          <w:rFonts w:ascii="Menlo" w:hAnsi="Menlo" w:cs="Menlo"/>
          <w:color w:val="808080"/>
          <w:sz w:val="18"/>
          <w:szCs w:val="18"/>
        </w:rPr>
        <w:t>&lt;</w:t>
      </w:r>
      <w:r w:rsidRPr="004D00D3">
        <w:rPr>
          <w:rFonts w:ascii="Menlo" w:hAnsi="Menlo" w:cs="Menlo"/>
          <w:color w:val="569CD6"/>
          <w:sz w:val="18"/>
          <w:szCs w:val="18"/>
        </w:rPr>
        <w:t>select</w:t>
      </w:r>
      <w:r w:rsidRPr="004D00D3">
        <w:rPr>
          <w:rFonts w:ascii="Menlo" w:hAnsi="Menlo" w:cs="Menlo"/>
          <w:color w:val="CCCCCC"/>
          <w:sz w:val="18"/>
          <w:szCs w:val="18"/>
        </w:rPr>
        <w:t xml:space="preserve"> </w:t>
      </w:r>
      <w:r w:rsidRPr="004D00D3">
        <w:rPr>
          <w:rFonts w:ascii="Menlo" w:hAnsi="Menlo" w:cs="Menlo"/>
          <w:color w:val="9CDCFE"/>
          <w:sz w:val="18"/>
          <w:szCs w:val="18"/>
        </w:rPr>
        <w:t>style</w:t>
      </w:r>
      <w:r w:rsidRPr="004D00D3">
        <w:rPr>
          <w:rFonts w:ascii="Menlo" w:hAnsi="Menlo" w:cs="Menlo"/>
          <w:color w:val="CCCCCC"/>
          <w:sz w:val="18"/>
          <w:szCs w:val="18"/>
        </w:rPr>
        <w:t>=</w:t>
      </w:r>
      <w:r w:rsidRPr="004D00D3">
        <w:rPr>
          <w:rFonts w:ascii="Menlo" w:hAnsi="Menlo" w:cs="Menlo"/>
          <w:color w:val="CE9178"/>
          <w:sz w:val="18"/>
          <w:szCs w:val="18"/>
        </w:rPr>
        <w:t>"width: 100px; height: 30px;"</w:t>
      </w:r>
      <w:r w:rsidRPr="004D00D3">
        <w:rPr>
          <w:rFonts w:ascii="Menlo" w:hAnsi="Menlo" w:cs="Menlo"/>
          <w:color w:val="808080"/>
          <w:sz w:val="18"/>
          <w:szCs w:val="18"/>
        </w:rPr>
        <w:t>&gt;</w:t>
      </w:r>
    </w:p>
    <w:p w14:paraId="5F6B0511" w14:textId="77777777" w:rsidR="004D00D3" w:rsidRPr="004D00D3" w:rsidRDefault="004D00D3" w:rsidP="004D00D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D00D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4D00D3">
        <w:rPr>
          <w:rFonts w:ascii="Menlo" w:hAnsi="Menlo" w:cs="Menlo"/>
          <w:color w:val="808080"/>
          <w:sz w:val="18"/>
          <w:szCs w:val="18"/>
        </w:rPr>
        <w:t>&lt;</w:t>
      </w:r>
      <w:r w:rsidRPr="004D00D3">
        <w:rPr>
          <w:rFonts w:ascii="Menlo" w:hAnsi="Menlo" w:cs="Menlo"/>
          <w:color w:val="569CD6"/>
          <w:sz w:val="18"/>
          <w:szCs w:val="18"/>
        </w:rPr>
        <w:t>option</w:t>
      </w:r>
      <w:r w:rsidRPr="004D00D3">
        <w:rPr>
          <w:rFonts w:ascii="Menlo" w:hAnsi="Menlo" w:cs="Menlo"/>
          <w:color w:val="808080"/>
          <w:sz w:val="18"/>
          <w:szCs w:val="18"/>
        </w:rPr>
        <w:t>&gt;</w:t>
      </w:r>
      <w:r w:rsidRPr="004D00D3">
        <w:rPr>
          <w:rFonts w:ascii="Menlo" w:hAnsi="Menlo" w:cs="Menlo"/>
          <w:color w:val="CCCCCC"/>
          <w:sz w:val="18"/>
          <w:szCs w:val="18"/>
        </w:rPr>
        <w:t xml:space="preserve"> VOLVO </w:t>
      </w:r>
      <w:r w:rsidRPr="004D00D3">
        <w:rPr>
          <w:rFonts w:ascii="Menlo" w:hAnsi="Menlo" w:cs="Menlo"/>
          <w:color w:val="808080"/>
          <w:sz w:val="18"/>
          <w:szCs w:val="18"/>
        </w:rPr>
        <w:t>&lt;/</w:t>
      </w:r>
      <w:r w:rsidRPr="004D00D3">
        <w:rPr>
          <w:rFonts w:ascii="Menlo" w:hAnsi="Menlo" w:cs="Menlo"/>
          <w:color w:val="569CD6"/>
          <w:sz w:val="18"/>
          <w:szCs w:val="18"/>
        </w:rPr>
        <w:t>option</w:t>
      </w:r>
      <w:r w:rsidRPr="004D00D3">
        <w:rPr>
          <w:rFonts w:ascii="Menlo" w:hAnsi="Menlo" w:cs="Menlo"/>
          <w:color w:val="808080"/>
          <w:sz w:val="18"/>
          <w:szCs w:val="18"/>
        </w:rPr>
        <w:t>&gt;</w:t>
      </w:r>
    </w:p>
    <w:p w14:paraId="27AE4C39" w14:textId="77777777" w:rsidR="004D00D3" w:rsidRPr="004D00D3" w:rsidRDefault="004D00D3" w:rsidP="004D00D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D00D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4D00D3">
        <w:rPr>
          <w:rFonts w:ascii="Menlo" w:hAnsi="Menlo" w:cs="Menlo"/>
          <w:color w:val="808080"/>
          <w:sz w:val="18"/>
          <w:szCs w:val="18"/>
        </w:rPr>
        <w:t>&lt;</w:t>
      </w:r>
      <w:r w:rsidRPr="004D00D3">
        <w:rPr>
          <w:rFonts w:ascii="Menlo" w:hAnsi="Menlo" w:cs="Menlo"/>
          <w:color w:val="569CD6"/>
          <w:sz w:val="18"/>
          <w:szCs w:val="18"/>
        </w:rPr>
        <w:t>option</w:t>
      </w:r>
      <w:r w:rsidRPr="004D00D3">
        <w:rPr>
          <w:rFonts w:ascii="Menlo" w:hAnsi="Menlo" w:cs="Menlo"/>
          <w:color w:val="808080"/>
          <w:sz w:val="18"/>
          <w:szCs w:val="18"/>
        </w:rPr>
        <w:t>&gt;</w:t>
      </w:r>
      <w:r w:rsidRPr="004D00D3">
        <w:rPr>
          <w:rFonts w:ascii="Menlo" w:hAnsi="Menlo" w:cs="Menlo"/>
          <w:color w:val="CCCCCC"/>
          <w:sz w:val="18"/>
          <w:szCs w:val="18"/>
        </w:rPr>
        <w:t xml:space="preserve"> MERCEDES</w:t>
      </w:r>
      <w:r w:rsidRPr="004D00D3">
        <w:rPr>
          <w:rFonts w:ascii="Menlo" w:hAnsi="Menlo" w:cs="Menlo"/>
          <w:color w:val="808080"/>
          <w:sz w:val="18"/>
          <w:szCs w:val="18"/>
        </w:rPr>
        <w:t>&lt;/</w:t>
      </w:r>
      <w:r w:rsidRPr="004D00D3">
        <w:rPr>
          <w:rFonts w:ascii="Menlo" w:hAnsi="Menlo" w:cs="Menlo"/>
          <w:color w:val="569CD6"/>
          <w:sz w:val="18"/>
          <w:szCs w:val="18"/>
        </w:rPr>
        <w:t>option</w:t>
      </w:r>
      <w:r w:rsidRPr="004D00D3">
        <w:rPr>
          <w:rFonts w:ascii="Menlo" w:hAnsi="Menlo" w:cs="Menlo"/>
          <w:color w:val="808080"/>
          <w:sz w:val="18"/>
          <w:szCs w:val="18"/>
        </w:rPr>
        <w:t>&gt;</w:t>
      </w:r>
    </w:p>
    <w:p w14:paraId="64AEE186" w14:textId="77777777" w:rsidR="004D00D3" w:rsidRPr="004D00D3" w:rsidRDefault="004D00D3" w:rsidP="004D00D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D00D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4D00D3">
        <w:rPr>
          <w:rFonts w:ascii="Menlo" w:hAnsi="Menlo" w:cs="Menlo"/>
          <w:color w:val="808080"/>
          <w:sz w:val="18"/>
          <w:szCs w:val="18"/>
        </w:rPr>
        <w:t>&lt;</w:t>
      </w:r>
      <w:r w:rsidRPr="004D00D3">
        <w:rPr>
          <w:rFonts w:ascii="Menlo" w:hAnsi="Menlo" w:cs="Menlo"/>
          <w:color w:val="569CD6"/>
          <w:sz w:val="18"/>
          <w:szCs w:val="18"/>
        </w:rPr>
        <w:t>option</w:t>
      </w:r>
      <w:r w:rsidRPr="004D00D3">
        <w:rPr>
          <w:rFonts w:ascii="Menlo" w:hAnsi="Menlo" w:cs="Menlo"/>
          <w:color w:val="808080"/>
          <w:sz w:val="18"/>
          <w:szCs w:val="18"/>
        </w:rPr>
        <w:t>&gt;</w:t>
      </w:r>
      <w:r w:rsidRPr="004D00D3">
        <w:rPr>
          <w:rFonts w:ascii="Menlo" w:hAnsi="Menlo" w:cs="Menlo"/>
          <w:color w:val="CCCCCC"/>
          <w:sz w:val="18"/>
          <w:szCs w:val="18"/>
        </w:rPr>
        <w:t xml:space="preserve"> AUDI</w:t>
      </w:r>
      <w:r w:rsidRPr="004D00D3">
        <w:rPr>
          <w:rFonts w:ascii="Menlo" w:hAnsi="Menlo" w:cs="Menlo"/>
          <w:color w:val="808080"/>
          <w:sz w:val="18"/>
          <w:szCs w:val="18"/>
        </w:rPr>
        <w:t>&lt;/</w:t>
      </w:r>
      <w:r w:rsidRPr="004D00D3">
        <w:rPr>
          <w:rFonts w:ascii="Menlo" w:hAnsi="Menlo" w:cs="Menlo"/>
          <w:color w:val="569CD6"/>
          <w:sz w:val="18"/>
          <w:szCs w:val="18"/>
        </w:rPr>
        <w:t>option</w:t>
      </w:r>
      <w:r w:rsidRPr="004D00D3">
        <w:rPr>
          <w:rFonts w:ascii="Menlo" w:hAnsi="Menlo" w:cs="Menlo"/>
          <w:color w:val="808080"/>
          <w:sz w:val="18"/>
          <w:szCs w:val="18"/>
        </w:rPr>
        <w:t>&gt;</w:t>
      </w:r>
    </w:p>
    <w:p w14:paraId="240EC213" w14:textId="77777777" w:rsidR="004D00D3" w:rsidRPr="004D00D3" w:rsidRDefault="004D00D3" w:rsidP="004D00D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D00D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4D00D3">
        <w:rPr>
          <w:rFonts w:ascii="Menlo" w:hAnsi="Menlo" w:cs="Menlo"/>
          <w:color w:val="808080"/>
          <w:sz w:val="18"/>
          <w:szCs w:val="18"/>
        </w:rPr>
        <w:t>&lt;</w:t>
      </w:r>
      <w:r w:rsidRPr="004D00D3">
        <w:rPr>
          <w:rFonts w:ascii="Menlo" w:hAnsi="Menlo" w:cs="Menlo"/>
          <w:color w:val="569CD6"/>
          <w:sz w:val="18"/>
          <w:szCs w:val="18"/>
        </w:rPr>
        <w:t>option</w:t>
      </w:r>
      <w:r w:rsidRPr="004D00D3">
        <w:rPr>
          <w:rFonts w:ascii="Menlo" w:hAnsi="Menlo" w:cs="Menlo"/>
          <w:color w:val="808080"/>
          <w:sz w:val="18"/>
          <w:szCs w:val="18"/>
        </w:rPr>
        <w:t>&gt;</w:t>
      </w:r>
      <w:r w:rsidRPr="004D00D3">
        <w:rPr>
          <w:rFonts w:ascii="Menlo" w:hAnsi="Menlo" w:cs="Menlo"/>
          <w:color w:val="CCCCCC"/>
          <w:sz w:val="18"/>
          <w:szCs w:val="18"/>
        </w:rPr>
        <w:t xml:space="preserve"> HONDA</w:t>
      </w:r>
      <w:r w:rsidRPr="004D00D3">
        <w:rPr>
          <w:rFonts w:ascii="Menlo" w:hAnsi="Menlo" w:cs="Menlo"/>
          <w:color w:val="808080"/>
          <w:sz w:val="18"/>
          <w:szCs w:val="18"/>
        </w:rPr>
        <w:t>&lt;/</w:t>
      </w:r>
      <w:r w:rsidRPr="004D00D3">
        <w:rPr>
          <w:rFonts w:ascii="Menlo" w:hAnsi="Menlo" w:cs="Menlo"/>
          <w:color w:val="569CD6"/>
          <w:sz w:val="18"/>
          <w:szCs w:val="18"/>
        </w:rPr>
        <w:t>option</w:t>
      </w:r>
      <w:r w:rsidRPr="004D00D3">
        <w:rPr>
          <w:rFonts w:ascii="Menlo" w:hAnsi="Menlo" w:cs="Menlo"/>
          <w:color w:val="808080"/>
          <w:sz w:val="18"/>
          <w:szCs w:val="18"/>
        </w:rPr>
        <w:t>&gt;</w:t>
      </w:r>
    </w:p>
    <w:p w14:paraId="6538180F" w14:textId="77777777" w:rsidR="004D00D3" w:rsidRPr="004D00D3" w:rsidRDefault="004D00D3" w:rsidP="004D00D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D00D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4D00D3">
        <w:rPr>
          <w:rFonts w:ascii="Menlo" w:hAnsi="Menlo" w:cs="Menlo"/>
          <w:color w:val="808080"/>
          <w:sz w:val="18"/>
          <w:szCs w:val="18"/>
        </w:rPr>
        <w:t>&lt;</w:t>
      </w:r>
      <w:r w:rsidRPr="004D00D3">
        <w:rPr>
          <w:rFonts w:ascii="Menlo" w:hAnsi="Menlo" w:cs="Menlo"/>
          <w:color w:val="569CD6"/>
          <w:sz w:val="18"/>
          <w:szCs w:val="18"/>
        </w:rPr>
        <w:t>option</w:t>
      </w:r>
      <w:r w:rsidRPr="004D00D3">
        <w:rPr>
          <w:rFonts w:ascii="Menlo" w:hAnsi="Menlo" w:cs="Menlo"/>
          <w:color w:val="808080"/>
          <w:sz w:val="18"/>
          <w:szCs w:val="18"/>
        </w:rPr>
        <w:t>&gt;</w:t>
      </w:r>
      <w:r w:rsidRPr="004D00D3">
        <w:rPr>
          <w:rFonts w:ascii="Menlo" w:hAnsi="Menlo" w:cs="Menlo"/>
          <w:color w:val="CCCCCC"/>
          <w:sz w:val="18"/>
          <w:szCs w:val="18"/>
        </w:rPr>
        <w:t xml:space="preserve"> MARUTI</w:t>
      </w:r>
      <w:r w:rsidRPr="004D00D3">
        <w:rPr>
          <w:rFonts w:ascii="Menlo" w:hAnsi="Menlo" w:cs="Menlo"/>
          <w:color w:val="808080"/>
          <w:sz w:val="18"/>
          <w:szCs w:val="18"/>
        </w:rPr>
        <w:t>&lt;/</w:t>
      </w:r>
      <w:r w:rsidRPr="004D00D3">
        <w:rPr>
          <w:rFonts w:ascii="Menlo" w:hAnsi="Menlo" w:cs="Menlo"/>
          <w:color w:val="569CD6"/>
          <w:sz w:val="18"/>
          <w:szCs w:val="18"/>
        </w:rPr>
        <w:t>option</w:t>
      </w:r>
      <w:r w:rsidRPr="004D00D3">
        <w:rPr>
          <w:rFonts w:ascii="Menlo" w:hAnsi="Menlo" w:cs="Menlo"/>
          <w:color w:val="808080"/>
          <w:sz w:val="18"/>
          <w:szCs w:val="18"/>
        </w:rPr>
        <w:t>&gt;</w:t>
      </w:r>
    </w:p>
    <w:p w14:paraId="33FFEA64" w14:textId="77777777" w:rsidR="004D00D3" w:rsidRPr="004D00D3" w:rsidRDefault="004D00D3" w:rsidP="004D00D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D00D3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4D00D3">
        <w:rPr>
          <w:rFonts w:ascii="Menlo" w:hAnsi="Menlo" w:cs="Menlo"/>
          <w:color w:val="808080"/>
          <w:sz w:val="18"/>
          <w:szCs w:val="18"/>
        </w:rPr>
        <w:t>&lt;</w:t>
      </w:r>
      <w:r w:rsidRPr="004D00D3">
        <w:rPr>
          <w:rFonts w:ascii="Menlo" w:hAnsi="Menlo" w:cs="Menlo"/>
          <w:color w:val="569CD6"/>
          <w:sz w:val="18"/>
          <w:szCs w:val="18"/>
        </w:rPr>
        <w:t>option</w:t>
      </w:r>
      <w:r w:rsidRPr="004D00D3">
        <w:rPr>
          <w:rFonts w:ascii="Menlo" w:hAnsi="Menlo" w:cs="Menlo"/>
          <w:color w:val="808080"/>
          <w:sz w:val="18"/>
          <w:szCs w:val="18"/>
        </w:rPr>
        <w:t>&gt;</w:t>
      </w:r>
      <w:r w:rsidRPr="004D00D3">
        <w:rPr>
          <w:rFonts w:ascii="Menlo" w:hAnsi="Menlo" w:cs="Menlo"/>
          <w:color w:val="CCCCCC"/>
          <w:sz w:val="18"/>
          <w:szCs w:val="18"/>
        </w:rPr>
        <w:t xml:space="preserve"> TOYATO</w:t>
      </w:r>
      <w:r w:rsidRPr="004D00D3">
        <w:rPr>
          <w:rFonts w:ascii="Menlo" w:hAnsi="Menlo" w:cs="Menlo"/>
          <w:color w:val="808080"/>
          <w:sz w:val="18"/>
          <w:szCs w:val="18"/>
        </w:rPr>
        <w:t>&lt;/</w:t>
      </w:r>
      <w:r w:rsidRPr="004D00D3">
        <w:rPr>
          <w:rFonts w:ascii="Menlo" w:hAnsi="Menlo" w:cs="Menlo"/>
          <w:color w:val="569CD6"/>
          <w:sz w:val="18"/>
          <w:szCs w:val="18"/>
        </w:rPr>
        <w:t>option</w:t>
      </w:r>
      <w:r w:rsidRPr="004D00D3">
        <w:rPr>
          <w:rFonts w:ascii="Menlo" w:hAnsi="Menlo" w:cs="Menlo"/>
          <w:color w:val="808080"/>
          <w:sz w:val="18"/>
          <w:szCs w:val="18"/>
        </w:rPr>
        <w:t>&gt;</w:t>
      </w:r>
    </w:p>
    <w:p w14:paraId="7BCFCA3A" w14:textId="77777777" w:rsidR="004D00D3" w:rsidRPr="004D00D3" w:rsidRDefault="004D00D3" w:rsidP="004D00D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D00D3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4D00D3">
        <w:rPr>
          <w:rFonts w:ascii="Menlo" w:hAnsi="Menlo" w:cs="Menlo"/>
          <w:color w:val="808080"/>
          <w:sz w:val="18"/>
          <w:szCs w:val="18"/>
        </w:rPr>
        <w:t>&lt;/</w:t>
      </w:r>
      <w:r w:rsidRPr="004D00D3">
        <w:rPr>
          <w:rFonts w:ascii="Menlo" w:hAnsi="Menlo" w:cs="Menlo"/>
          <w:color w:val="569CD6"/>
          <w:sz w:val="18"/>
          <w:szCs w:val="18"/>
        </w:rPr>
        <w:t>select</w:t>
      </w:r>
      <w:r w:rsidRPr="004D00D3">
        <w:rPr>
          <w:rFonts w:ascii="Menlo" w:hAnsi="Menlo" w:cs="Menlo"/>
          <w:color w:val="808080"/>
          <w:sz w:val="18"/>
          <w:szCs w:val="18"/>
        </w:rPr>
        <w:t>&gt;</w:t>
      </w:r>
    </w:p>
    <w:p w14:paraId="6D8E1358" w14:textId="77777777" w:rsidR="004D00D3" w:rsidRPr="004D00D3" w:rsidRDefault="004D00D3" w:rsidP="004D00D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D00D3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4D00D3">
        <w:rPr>
          <w:rFonts w:ascii="Menlo" w:hAnsi="Menlo" w:cs="Menlo"/>
          <w:color w:val="808080"/>
          <w:sz w:val="18"/>
          <w:szCs w:val="18"/>
        </w:rPr>
        <w:t>&lt;/</w:t>
      </w:r>
      <w:r w:rsidRPr="004D00D3">
        <w:rPr>
          <w:rFonts w:ascii="Menlo" w:hAnsi="Menlo" w:cs="Menlo"/>
          <w:color w:val="569CD6"/>
          <w:sz w:val="18"/>
          <w:szCs w:val="18"/>
        </w:rPr>
        <w:t>form</w:t>
      </w:r>
      <w:r w:rsidRPr="004D00D3">
        <w:rPr>
          <w:rFonts w:ascii="Menlo" w:hAnsi="Menlo" w:cs="Menlo"/>
          <w:color w:val="808080"/>
          <w:sz w:val="18"/>
          <w:szCs w:val="18"/>
        </w:rPr>
        <w:t>&gt;</w:t>
      </w:r>
      <w:r w:rsidRPr="004D00D3"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7E8915F8" w14:textId="77777777" w:rsidR="004D00D3" w:rsidRPr="004D00D3" w:rsidRDefault="004D00D3" w:rsidP="004D00D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D00D3">
        <w:rPr>
          <w:rFonts w:ascii="Menlo" w:hAnsi="Menlo" w:cs="Menlo"/>
          <w:color w:val="808080"/>
          <w:sz w:val="18"/>
          <w:szCs w:val="18"/>
        </w:rPr>
        <w:t>&lt;/</w:t>
      </w:r>
      <w:r w:rsidRPr="004D00D3">
        <w:rPr>
          <w:rFonts w:ascii="Menlo" w:hAnsi="Menlo" w:cs="Menlo"/>
          <w:color w:val="569CD6"/>
          <w:sz w:val="18"/>
          <w:szCs w:val="18"/>
        </w:rPr>
        <w:t>body</w:t>
      </w:r>
      <w:r w:rsidRPr="004D00D3">
        <w:rPr>
          <w:rFonts w:ascii="Menlo" w:hAnsi="Menlo" w:cs="Menlo"/>
          <w:color w:val="808080"/>
          <w:sz w:val="18"/>
          <w:szCs w:val="18"/>
        </w:rPr>
        <w:t>&gt;</w:t>
      </w:r>
    </w:p>
    <w:p w14:paraId="6C1CC6CC" w14:textId="77777777" w:rsidR="004D00D3" w:rsidRPr="004D00D3" w:rsidRDefault="004D00D3" w:rsidP="004D00D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4D00D3">
        <w:rPr>
          <w:rFonts w:ascii="Menlo" w:hAnsi="Menlo" w:cs="Menlo"/>
          <w:color w:val="808080"/>
          <w:sz w:val="18"/>
          <w:szCs w:val="18"/>
        </w:rPr>
        <w:t>&lt;/</w:t>
      </w:r>
      <w:r w:rsidRPr="004D00D3">
        <w:rPr>
          <w:rFonts w:ascii="Menlo" w:hAnsi="Menlo" w:cs="Menlo"/>
          <w:color w:val="569CD6"/>
          <w:sz w:val="18"/>
          <w:szCs w:val="18"/>
        </w:rPr>
        <w:t>html</w:t>
      </w:r>
      <w:r w:rsidRPr="004D00D3">
        <w:rPr>
          <w:rFonts w:ascii="Menlo" w:hAnsi="Menlo" w:cs="Menlo"/>
          <w:color w:val="808080"/>
          <w:sz w:val="18"/>
          <w:szCs w:val="18"/>
        </w:rPr>
        <w:t>&gt;</w:t>
      </w:r>
    </w:p>
    <w:p w14:paraId="17A0D449" w14:textId="4BB91459" w:rsidR="0086636F" w:rsidRDefault="0086636F" w:rsidP="00952954">
      <w:pPr>
        <w:rPr>
          <w:sz w:val="28"/>
          <w:szCs w:val="28"/>
        </w:rPr>
      </w:pPr>
    </w:p>
    <w:p w14:paraId="29393113" w14:textId="22965754" w:rsidR="00675281" w:rsidRPr="00244479" w:rsidRDefault="00675281" w:rsidP="00952954">
      <w:pPr>
        <w:rPr>
          <w:b/>
          <w:bCs/>
          <w:sz w:val="28"/>
          <w:szCs w:val="28"/>
        </w:rPr>
      </w:pPr>
    </w:p>
    <w:p w14:paraId="44948967" w14:textId="1E3F873F" w:rsidR="00E71B78" w:rsidRPr="00244479" w:rsidRDefault="00E71B78" w:rsidP="00952954">
      <w:pPr>
        <w:rPr>
          <w:b/>
          <w:bCs/>
          <w:sz w:val="28"/>
          <w:szCs w:val="28"/>
        </w:rPr>
      </w:pPr>
      <w:r w:rsidRPr="00244479">
        <w:rPr>
          <w:b/>
          <w:bCs/>
          <w:sz w:val="28"/>
          <w:szCs w:val="28"/>
        </w:rPr>
        <w:t>OUTPUT:-</w:t>
      </w:r>
    </w:p>
    <w:p w14:paraId="034F8F77" w14:textId="77777777" w:rsidR="00E71B78" w:rsidRDefault="00E71B78" w:rsidP="00952954">
      <w:pPr>
        <w:rPr>
          <w:sz w:val="28"/>
          <w:szCs w:val="28"/>
        </w:rPr>
      </w:pPr>
    </w:p>
    <w:p w14:paraId="3F8A10C2" w14:textId="74C46709" w:rsidR="000A27D3" w:rsidRDefault="009D4780" w:rsidP="00675281">
      <w:pPr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noProof/>
          <w:color w:val="000000"/>
          <w:sz w:val="27"/>
          <w:szCs w:val="27"/>
          <w14:ligatures w14:val="standardContextual"/>
        </w:rPr>
        <w:lastRenderedPageBreak/>
        <w:drawing>
          <wp:inline distT="0" distB="0" distL="0" distR="0" wp14:anchorId="2DB1B497" wp14:editId="1569C320">
            <wp:extent cx="3975100" cy="2679700"/>
            <wp:effectExtent l="0" t="0" r="0" b="0"/>
            <wp:docPr id="3232882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88218" name="Picture 3232882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31AD" w14:textId="4D63EE2F" w:rsidR="00D61CBE" w:rsidRDefault="00D61CBE" w:rsidP="00675281">
      <w:pPr>
        <w:rPr>
          <w:rFonts w:ascii="Times" w:hAnsi="Times"/>
          <w:color w:val="000000"/>
          <w:sz w:val="27"/>
          <w:szCs w:val="27"/>
        </w:rPr>
      </w:pPr>
    </w:p>
    <w:p w14:paraId="70EBDF9E" w14:textId="77777777" w:rsidR="000A27D3" w:rsidRDefault="000A27D3" w:rsidP="00675281">
      <w:pPr>
        <w:rPr>
          <w:rFonts w:ascii="Times" w:hAnsi="Times"/>
          <w:color w:val="000000"/>
          <w:sz w:val="27"/>
          <w:szCs w:val="27"/>
        </w:rPr>
      </w:pPr>
    </w:p>
    <w:p w14:paraId="7523AB72" w14:textId="7BF0FEA7" w:rsidR="00B2551A" w:rsidRDefault="000A27D3" w:rsidP="00675281">
      <w:pPr>
        <w:rPr>
          <w:rFonts w:cstheme="minorHAnsi"/>
          <w:b/>
          <w:bCs/>
          <w:color w:val="000000"/>
          <w:sz w:val="32"/>
          <w:szCs w:val="32"/>
        </w:rPr>
      </w:pPr>
      <w:r w:rsidRPr="00B2551A">
        <w:rPr>
          <w:rFonts w:cstheme="minorHAnsi"/>
          <w:b/>
          <w:bCs/>
          <w:color w:val="000000"/>
          <w:sz w:val="32"/>
          <w:szCs w:val="32"/>
        </w:rPr>
        <w:t xml:space="preserve">Q. Create a Table Of college Management system using row span </w:t>
      </w:r>
    </w:p>
    <w:p w14:paraId="5A973912" w14:textId="2EBB01F0" w:rsidR="00506C08" w:rsidRDefault="00506C08" w:rsidP="00675281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color w:val="000000"/>
          <w:sz w:val="32"/>
          <w:szCs w:val="32"/>
        </w:rPr>
        <w:t xml:space="preserve">      &amp; Col span.</w:t>
      </w:r>
    </w:p>
    <w:p w14:paraId="04534CC1" w14:textId="77777777" w:rsidR="00B2551A" w:rsidRDefault="00B2551A" w:rsidP="00675281">
      <w:pPr>
        <w:rPr>
          <w:rFonts w:cstheme="minorHAnsi"/>
          <w:b/>
          <w:bCs/>
          <w:color w:val="000000"/>
          <w:sz w:val="32"/>
          <w:szCs w:val="32"/>
        </w:rPr>
      </w:pPr>
    </w:p>
    <w:p w14:paraId="3EA6E9CE" w14:textId="77777777" w:rsidR="00B2551A" w:rsidRDefault="00B2551A" w:rsidP="00675281">
      <w:pPr>
        <w:rPr>
          <w:rFonts w:cstheme="minorHAnsi"/>
          <w:b/>
          <w:bCs/>
          <w:color w:val="000000"/>
          <w:sz w:val="32"/>
          <w:szCs w:val="32"/>
        </w:rPr>
      </w:pPr>
    </w:p>
    <w:p w14:paraId="38A15093" w14:textId="77777777" w:rsidR="00B2551A" w:rsidRDefault="00B2551A" w:rsidP="00675281">
      <w:pPr>
        <w:rPr>
          <w:rFonts w:cstheme="minorHAnsi"/>
          <w:b/>
          <w:bCs/>
          <w:color w:val="000000"/>
          <w:sz w:val="32"/>
          <w:szCs w:val="32"/>
        </w:rPr>
      </w:pPr>
    </w:p>
    <w:p w14:paraId="0262A1B5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808080"/>
          <w:sz w:val="18"/>
          <w:szCs w:val="18"/>
        </w:rPr>
        <w:t>&lt;!</w:t>
      </w:r>
      <w:r w:rsidRPr="00B2551A">
        <w:rPr>
          <w:rFonts w:ascii="Menlo" w:hAnsi="Menlo" w:cs="Menlo"/>
          <w:color w:val="569CD6"/>
          <w:sz w:val="18"/>
          <w:szCs w:val="18"/>
        </w:rPr>
        <w:t>DOCTYPE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2551A">
        <w:rPr>
          <w:rFonts w:ascii="Menlo" w:hAnsi="Menlo" w:cs="Menlo"/>
          <w:color w:val="9CDCFE"/>
          <w:sz w:val="18"/>
          <w:szCs w:val="18"/>
        </w:rPr>
        <w:t>html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1CE2491D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html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2551A">
        <w:rPr>
          <w:rFonts w:ascii="Menlo" w:hAnsi="Menlo" w:cs="Menlo"/>
          <w:color w:val="9CDCFE"/>
          <w:sz w:val="18"/>
          <w:szCs w:val="18"/>
        </w:rPr>
        <w:t>lang</w:t>
      </w:r>
      <w:r w:rsidRPr="00B2551A">
        <w:rPr>
          <w:rFonts w:ascii="Menlo" w:hAnsi="Menlo" w:cs="Menlo"/>
          <w:color w:val="CCCCCC"/>
          <w:sz w:val="18"/>
          <w:szCs w:val="18"/>
        </w:rPr>
        <w:t>=</w:t>
      </w:r>
      <w:r w:rsidRPr="00B2551A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B2551A">
        <w:rPr>
          <w:rFonts w:ascii="Menlo" w:hAnsi="Menlo" w:cs="Menlo"/>
          <w:color w:val="CE9178"/>
          <w:sz w:val="18"/>
          <w:szCs w:val="18"/>
        </w:rPr>
        <w:t>en</w:t>
      </w:r>
      <w:proofErr w:type="spellEnd"/>
      <w:r w:rsidRPr="00B2551A">
        <w:rPr>
          <w:rFonts w:ascii="Menlo" w:hAnsi="Menlo" w:cs="Menlo"/>
          <w:color w:val="CE9178"/>
          <w:sz w:val="18"/>
          <w:szCs w:val="18"/>
        </w:rPr>
        <w:t>"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301BA565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head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2FA4E597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meta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2551A">
        <w:rPr>
          <w:rFonts w:ascii="Menlo" w:hAnsi="Menlo" w:cs="Menlo"/>
          <w:color w:val="9CDCFE"/>
          <w:sz w:val="18"/>
          <w:szCs w:val="18"/>
        </w:rPr>
        <w:t>charset</w:t>
      </w:r>
      <w:r w:rsidRPr="00B2551A">
        <w:rPr>
          <w:rFonts w:ascii="Menlo" w:hAnsi="Menlo" w:cs="Menlo"/>
          <w:color w:val="CCCCCC"/>
          <w:sz w:val="18"/>
          <w:szCs w:val="18"/>
        </w:rPr>
        <w:t>=</w:t>
      </w:r>
      <w:r w:rsidRPr="00B2551A">
        <w:rPr>
          <w:rFonts w:ascii="Menlo" w:hAnsi="Menlo" w:cs="Menlo"/>
          <w:color w:val="CE9178"/>
          <w:sz w:val="18"/>
          <w:szCs w:val="18"/>
        </w:rPr>
        <w:t>"UTF-8"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640899C9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meta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2551A">
        <w:rPr>
          <w:rFonts w:ascii="Menlo" w:hAnsi="Menlo" w:cs="Menlo"/>
          <w:color w:val="9CDCFE"/>
          <w:sz w:val="18"/>
          <w:szCs w:val="18"/>
        </w:rPr>
        <w:t>name</w:t>
      </w:r>
      <w:r w:rsidRPr="00B2551A">
        <w:rPr>
          <w:rFonts w:ascii="Menlo" w:hAnsi="Menlo" w:cs="Menlo"/>
          <w:color w:val="CCCCCC"/>
          <w:sz w:val="18"/>
          <w:szCs w:val="18"/>
        </w:rPr>
        <w:t>=</w:t>
      </w:r>
      <w:r w:rsidRPr="00B2551A">
        <w:rPr>
          <w:rFonts w:ascii="Menlo" w:hAnsi="Menlo" w:cs="Menlo"/>
          <w:color w:val="CE9178"/>
          <w:sz w:val="18"/>
          <w:szCs w:val="18"/>
        </w:rPr>
        <w:t>"viewport"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2551A">
        <w:rPr>
          <w:rFonts w:ascii="Menlo" w:hAnsi="Menlo" w:cs="Menlo"/>
          <w:color w:val="9CDCFE"/>
          <w:sz w:val="18"/>
          <w:szCs w:val="18"/>
        </w:rPr>
        <w:t>content</w:t>
      </w:r>
      <w:r w:rsidRPr="00B2551A">
        <w:rPr>
          <w:rFonts w:ascii="Menlo" w:hAnsi="Menlo" w:cs="Menlo"/>
          <w:color w:val="CCCCCC"/>
          <w:sz w:val="18"/>
          <w:szCs w:val="18"/>
        </w:rPr>
        <w:t>=</w:t>
      </w:r>
      <w:r w:rsidRPr="00B2551A">
        <w:rPr>
          <w:rFonts w:ascii="Menlo" w:hAnsi="Menlo" w:cs="Menlo"/>
          <w:color w:val="CE9178"/>
          <w:sz w:val="18"/>
          <w:szCs w:val="18"/>
        </w:rPr>
        <w:t>"width=device-width, initial-scale=1.0"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39009C3F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title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College Management System.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title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6776E9C3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head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57F2C59D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body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179407D5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table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2551A">
        <w:rPr>
          <w:rFonts w:ascii="Menlo" w:hAnsi="Menlo" w:cs="Menlo"/>
          <w:color w:val="F44747"/>
          <w:sz w:val="18"/>
          <w:szCs w:val="18"/>
        </w:rPr>
        <w:t>border</w:t>
      </w:r>
      <w:r w:rsidRPr="00B2551A">
        <w:rPr>
          <w:rFonts w:ascii="Menlo" w:hAnsi="Menlo" w:cs="Menlo"/>
          <w:color w:val="CCCCCC"/>
          <w:sz w:val="18"/>
          <w:szCs w:val="18"/>
        </w:rPr>
        <w:t>=</w:t>
      </w:r>
      <w:r w:rsidRPr="00B2551A">
        <w:rPr>
          <w:rFonts w:ascii="Menlo" w:hAnsi="Menlo" w:cs="Menlo"/>
          <w:color w:val="CE9178"/>
          <w:sz w:val="18"/>
          <w:szCs w:val="18"/>
        </w:rPr>
        <w:t>"2"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2551A">
        <w:rPr>
          <w:rFonts w:ascii="Menlo" w:hAnsi="Menlo" w:cs="Menlo"/>
          <w:color w:val="9CDCFE"/>
          <w:sz w:val="18"/>
          <w:szCs w:val="18"/>
        </w:rPr>
        <w:t>cellspacing</w:t>
      </w:r>
      <w:proofErr w:type="spellEnd"/>
      <w:r w:rsidRPr="00B2551A">
        <w:rPr>
          <w:rFonts w:ascii="Menlo" w:hAnsi="Menlo" w:cs="Menlo"/>
          <w:color w:val="CCCCCC"/>
          <w:sz w:val="18"/>
          <w:szCs w:val="18"/>
        </w:rPr>
        <w:t>=</w:t>
      </w:r>
      <w:r w:rsidRPr="00B2551A">
        <w:rPr>
          <w:rFonts w:ascii="Menlo" w:hAnsi="Menlo" w:cs="Menlo"/>
          <w:color w:val="CE9178"/>
          <w:sz w:val="18"/>
          <w:szCs w:val="18"/>
        </w:rPr>
        <w:t>"10x"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2551A">
        <w:rPr>
          <w:rFonts w:ascii="Menlo" w:hAnsi="Menlo" w:cs="Menlo"/>
          <w:color w:val="9CDCFE"/>
          <w:sz w:val="18"/>
          <w:szCs w:val="18"/>
        </w:rPr>
        <w:t>cellpadding</w:t>
      </w:r>
      <w:r w:rsidRPr="00B2551A">
        <w:rPr>
          <w:rFonts w:ascii="Menlo" w:hAnsi="Menlo" w:cs="Menlo"/>
          <w:color w:val="CCCCCC"/>
          <w:sz w:val="18"/>
          <w:szCs w:val="18"/>
        </w:rPr>
        <w:t>=</w:t>
      </w:r>
      <w:r w:rsidRPr="00B2551A">
        <w:rPr>
          <w:rFonts w:ascii="Menlo" w:hAnsi="Menlo" w:cs="Menlo"/>
          <w:color w:val="CE9178"/>
          <w:sz w:val="18"/>
          <w:szCs w:val="18"/>
        </w:rPr>
        <w:t>"10px"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24FD2A28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tr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1F4707B7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B2551A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B2551A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2551A">
        <w:rPr>
          <w:rFonts w:ascii="Menlo" w:hAnsi="Menlo" w:cs="Menlo"/>
          <w:color w:val="9CDCFE"/>
          <w:sz w:val="18"/>
          <w:szCs w:val="18"/>
        </w:rPr>
        <w:t>colspan</w:t>
      </w:r>
      <w:proofErr w:type="spellEnd"/>
      <w:r w:rsidRPr="00B2551A">
        <w:rPr>
          <w:rFonts w:ascii="Menlo" w:hAnsi="Menlo" w:cs="Menlo"/>
          <w:color w:val="CCCCCC"/>
          <w:sz w:val="18"/>
          <w:szCs w:val="18"/>
        </w:rPr>
        <w:t>=</w:t>
      </w:r>
      <w:r w:rsidRPr="00B2551A">
        <w:rPr>
          <w:rFonts w:ascii="Menlo" w:hAnsi="Menlo" w:cs="Menlo"/>
          <w:color w:val="CE9178"/>
          <w:sz w:val="18"/>
          <w:szCs w:val="18"/>
        </w:rPr>
        <w:t>"2"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2551A">
        <w:rPr>
          <w:rFonts w:ascii="Menlo" w:hAnsi="Menlo" w:cs="Menlo"/>
          <w:color w:val="9CDCFE"/>
          <w:sz w:val="18"/>
          <w:szCs w:val="18"/>
        </w:rPr>
        <w:t>rowspan</w:t>
      </w:r>
      <w:proofErr w:type="spellEnd"/>
      <w:r w:rsidRPr="00B2551A">
        <w:rPr>
          <w:rFonts w:ascii="Menlo" w:hAnsi="Menlo" w:cs="Menlo"/>
          <w:color w:val="CCCCCC"/>
          <w:sz w:val="18"/>
          <w:szCs w:val="18"/>
        </w:rPr>
        <w:t>=</w:t>
      </w:r>
      <w:r w:rsidRPr="00B2551A">
        <w:rPr>
          <w:rFonts w:ascii="Menlo" w:hAnsi="Menlo" w:cs="Menlo"/>
          <w:color w:val="CE9178"/>
          <w:sz w:val="18"/>
          <w:szCs w:val="18"/>
        </w:rPr>
        <w:t>"3"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Subject Code and Subject Name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B2551A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02FFC064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B2551A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B2551A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2551A">
        <w:rPr>
          <w:rFonts w:ascii="Menlo" w:hAnsi="Menlo" w:cs="Menlo"/>
          <w:color w:val="9CDCFE"/>
          <w:sz w:val="18"/>
          <w:szCs w:val="18"/>
        </w:rPr>
        <w:t>colspan</w:t>
      </w:r>
      <w:proofErr w:type="spellEnd"/>
      <w:r w:rsidRPr="00B2551A">
        <w:rPr>
          <w:rFonts w:ascii="Menlo" w:hAnsi="Menlo" w:cs="Menlo"/>
          <w:color w:val="CCCCCC"/>
          <w:sz w:val="18"/>
          <w:szCs w:val="18"/>
        </w:rPr>
        <w:t>=</w:t>
      </w:r>
      <w:r w:rsidRPr="00B2551A">
        <w:rPr>
          <w:rFonts w:ascii="Menlo" w:hAnsi="Menlo" w:cs="Menlo"/>
          <w:color w:val="CE9178"/>
          <w:sz w:val="18"/>
          <w:szCs w:val="18"/>
        </w:rPr>
        <w:t>"2"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2551A">
        <w:rPr>
          <w:rFonts w:ascii="Menlo" w:hAnsi="Menlo" w:cs="Menlo"/>
          <w:color w:val="9CDCFE"/>
          <w:sz w:val="18"/>
          <w:szCs w:val="18"/>
        </w:rPr>
        <w:t>rowspan</w:t>
      </w:r>
      <w:proofErr w:type="spellEnd"/>
      <w:r w:rsidRPr="00B2551A">
        <w:rPr>
          <w:rFonts w:ascii="Menlo" w:hAnsi="Menlo" w:cs="Menlo"/>
          <w:color w:val="CCCCCC"/>
          <w:sz w:val="18"/>
          <w:szCs w:val="18"/>
        </w:rPr>
        <w:t>=</w:t>
      </w:r>
      <w:r w:rsidRPr="00B2551A">
        <w:rPr>
          <w:rFonts w:ascii="Menlo" w:hAnsi="Menlo" w:cs="Menlo"/>
          <w:color w:val="CE9178"/>
          <w:sz w:val="18"/>
          <w:szCs w:val="18"/>
        </w:rPr>
        <w:t>"2"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Internal </w:t>
      </w:r>
      <w:proofErr w:type="spellStart"/>
      <w:r w:rsidRPr="00B2551A">
        <w:rPr>
          <w:rFonts w:ascii="Menlo" w:hAnsi="Menlo" w:cs="Menlo"/>
          <w:color w:val="CCCCCC"/>
          <w:sz w:val="18"/>
          <w:szCs w:val="18"/>
        </w:rPr>
        <w:t>Assesment</w:t>
      </w:r>
      <w:proofErr w:type="spellEnd"/>
      <w:r w:rsidRPr="00B2551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B2551A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288465B1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B2551A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B2551A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2551A">
        <w:rPr>
          <w:rFonts w:ascii="Menlo" w:hAnsi="Menlo" w:cs="Menlo"/>
          <w:color w:val="9CDCFE"/>
          <w:sz w:val="18"/>
          <w:szCs w:val="18"/>
        </w:rPr>
        <w:t>colspan</w:t>
      </w:r>
      <w:proofErr w:type="spellEnd"/>
      <w:r w:rsidRPr="00B2551A">
        <w:rPr>
          <w:rFonts w:ascii="Menlo" w:hAnsi="Menlo" w:cs="Menlo"/>
          <w:color w:val="CCCCCC"/>
          <w:sz w:val="18"/>
          <w:szCs w:val="18"/>
        </w:rPr>
        <w:t>=</w:t>
      </w:r>
      <w:r w:rsidRPr="00B2551A">
        <w:rPr>
          <w:rFonts w:ascii="Menlo" w:hAnsi="Menlo" w:cs="Menlo"/>
          <w:color w:val="CE9178"/>
          <w:sz w:val="18"/>
          <w:szCs w:val="18"/>
        </w:rPr>
        <w:t>"2"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2551A">
        <w:rPr>
          <w:rFonts w:ascii="Menlo" w:hAnsi="Menlo" w:cs="Menlo"/>
          <w:color w:val="9CDCFE"/>
          <w:sz w:val="18"/>
          <w:szCs w:val="18"/>
        </w:rPr>
        <w:t>rowspan</w:t>
      </w:r>
      <w:proofErr w:type="spellEnd"/>
      <w:r w:rsidRPr="00B2551A">
        <w:rPr>
          <w:rFonts w:ascii="Menlo" w:hAnsi="Menlo" w:cs="Menlo"/>
          <w:color w:val="CCCCCC"/>
          <w:sz w:val="18"/>
          <w:szCs w:val="18"/>
        </w:rPr>
        <w:t>=</w:t>
      </w:r>
      <w:r w:rsidRPr="00B2551A">
        <w:rPr>
          <w:rFonts w:ascii="Menlo" w:hAnsi="Menlo" w:cs="Menlo"/>
          <w:color w:val="CE9178"/>
          <w:sz w:val="18"/>
          <w:szCs w:val="18"/>
        </w:rPr>
        <w:t>"2"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External </w:t>
      </w:r>
      <w:proofErr w:type="spellStart"/>
      <w:r w:rsidRPr="00B2551A">
        <w:rPr>
          <w:rFonts w:ascii="Menlo" w:hAnsi="Menlo" w:cs="Menlo"/>
          <w:color w:val="CCCCCC"/>
          <w:sz w:val="18"/>
          <w:szCs w:val="18"/>
        </w:rPr>
        <w:t>Assesment</w:t>
      </w:r>
      <w:proofErr w:type="spellEnd"/>
      <w:r w:rsidRPr="00B2551A">
        <w:rPr>
          <w:rFonts w:ascii="Menlo" w:hAnsi="Menlo" w:cs="Menlo"/>
          <w:color w:val="CCCCCC"/>
          <w:sz w:val="18"/>
          <w:szCs w:val="18"/>
        </w:rPr>
        <w:t xml:space="preserve">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B2551A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7A3DF4F7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B2551A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B2551A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2551A">
        <w:rPr>
          <w:rFonts w:ascii="Menlo" w:hAnsi="Menlo" w:cs="Menlo"/>
          <w:color w:val="9CDCFE"/>
          <w:sz w:val="18"/>
          <w:szCs w:val="18"/>
        </w:rPr>
        <w:t>colspan</w:t>
      </w:r>
      <w:proofErr w:type="spellEnd"/>
      <w:r w:rsidRPr="00B2551A">
        <w:rPr>
          <w:rFonts w:ascii="Menlo" w:hAnsi="Menlo" w:cs="Menlo"/>
          <w:color w:val="CCCCCC"/>
          <w:sz w:val="18"/>
          <w:szCs w:val="18"/>
        </w:rPr>
        <w:t>=</w:t>
      </w:r>
      <w:r w:rsidRPr="00B2551A">
        <w:rPr>
          <w:rFonts w:ascii="Menlo" w:hAnsi="Menlo" w:cs="Menlo"/>
          <w:color w:val="CE9178"/>
          <w:sz w:val="18"/>
          <w:szCs w:val="18"/>
        </w:rPr>
        <w:t>"2"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Grand Total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B2551A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35EBAB61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B2551A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B2551A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2551A">
        <w:rPr>
          <w:rFonts w:ascii="Menlo" w:hAnsi="Menlo" w:cs="Menlo"/>
          <w:color w:val="9CDCFE"/>
          <w:sz w:val="18"/>
          <w:szCs w:val="18"/>
        </w:rPr>
        <w:t>rowspan</w:t>
      </w:r>
      <w:proofErr w:type="spellEnd"/>
      <w:r w:rsidRPr="00B2551A">
        <w:rPr>
          <w:rFonts w:ascii="Menlo" w:hAnsi="Menlo" w:cs="Menlo"/>
          <w:color w:val="CCCCCC"/>
          <w:sz w:val="18"/>
          <w:szCs w:val="18"/>
        </w:rPr>
        <w:t>=</w:t>
      </w:r>
      <w:r w:rsidRPr="00B2551A">
        <w:rPr>
          <w:rFonts w:ascii="Menlo" w:hAnsi="Menlo" w:cs="Menlo"/>
          <w:color w:val="CE9178"/>
          <w:sz w:val="18"/>
          <w:szCs w:val="18"/>
        </w:rPr>
        <w:t>"3"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Remarks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B2551A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2D1A87A0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tr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6DD1C15D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tr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22F40E7D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B2551A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B2551A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2551A">
        <w:rPr>
          <w:rFonts w:ascii="Menlo" w:hAnsi="Menlo" w:cs="Menlo"/>
          <w:color w:val="9CDCFE"/>
          <w:sz w:val="18"/>
          <w:szCs w:val="18"/>
        </w:rPr>
        <w:t>rowspan</w:t>
      </w:r>
      <w:proofErr w:type="spellEnd"/>
      <w:r w:rsidRPr="00B2551A">
        <w:rPr>
          <w:rFonts w:ascii="Menlo" w:hAnsi="Menlo" w:cs="Menlo"/>
          <w:color w:val="CCCCCC"/>
          <w:sz w:val="18"/>
          <w:szCs w:val="18"/>
        </w:rPr>
        <w:t>=</w:t>
      </w:r>
      <w:r w:rsidRPr="00B2551A">
        <w:rPr>
          <w:rFonts w:ascii="Menlo" w:hAnsi="Menlo" w:cs="Menlo"/>
          <w:color w:val="CE9178"/>
          <w:sz w:val="18"/>
          <w:szCs w:val="18"/>
        </w:rPr>
        <w:t>"2"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MM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B2551A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07DC9513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B2551A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B2551A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2551A">
        <w:rPr>
          <w:rFonts w:ascii="Menlo" w:hAnsi="Menlo" w:cs="Menlo"/>
          <w:color w:val="9CDCFE"/>
          <w:sz w:val="18"/>
          <w:szCs w:val="18"/>
        </w:rPr>
        <w:t>rowspan</w:t>
      </w:r>
      <w:proofErr w:type="spellEnd"/>
      <w:r w:rsidRPr="00B2551A">
        <w:rPr>
          <w:rFonts w:ascii="Menlo" w:hAnsi="Menlo" w:cs="Menlo"/>
          <w:color w:val="CCCCCC"/>
          <w:sz w:val="18"/>
          <w:szCs w:val="18"/>
        </w:rPr>
        <w:t>=</w:t>
      </w:r>
      <w:r w:rsidRPr="00B2551A">
        <w:rPr>
          <w:rFonts w:ascii="Menlo" w:hAnsi="Menlo" w:cs="Menlo"/>
          <w:color w:val="CE9178"/>
          <w:sz w:val="18"/>
          <w:szCs w:val="18"/>
        </w:rPr>
        <w:t>"2"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MO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B2551A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344FAE34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</w:t>
      </w:r>
    </w:p>
    <w:p w14:paraId="6FDAD27C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tr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38C9D7D5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tr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3269D8BA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B2551A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MM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B2551A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21AC22F3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B2551A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MO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B2551A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63C593C6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B2551A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MM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B2551A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2DC3086B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B2551A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MO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B2551A">
        <w:rPr>
          <w:rFonts w:ascii="Menlo" w:hAnsi="Menlo" w:cs="Menlo"/>
          <w:color w:val="569CD6"/>
          <w:sz w:val="18"/>
          <w:szCs w:val="18"/>
        </w:rPr>
        <w:t>th</w:t>
      </w:r>
      <w:proofErr w:type="spellEnd"/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2E26C385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tr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20278635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tr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27545E45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2551A">
        <w:rPr>
          <w:rFonts w:ascii="Menlo" w:hAnsi="Menlo" w:cs="Menlo"/>
          <w:color w:val="9CDCFE"/>
          <w:sz w:val="18"/>
          <w:szCs w:val="18"/>
        </w:rPr>
        <w:t>colspan</w:t>
      </w:r>
      <w:proofErr w:type="spellEnd"/>
      <w:r w:rsidRPr="00B2551A">
        <w:rPr>
          <w:rFonts w:ascii="Menlo" w:hAnsi="Menlo" w:cs="Menlo"/>
          <w:color w:val="CCCCCC"/>
          <w:sz w:val="18"/>
          <w:szCs w:val="18"/>
        </w:rPr>
        <w:t>=</w:t>
      </w:r>
      <w:r w:rsidRPr="00B2551A">
        <w:rPr>
          <w:rFonts w:ascii="Menlo" w:hAnsi="Menlo" w:cs="Menlo"/>
          <w:color w:val="CE9178"/>
          <w:sz w:val="18"/>
          <w:szCs w:val="18"/>
        </w:rPr>
        <w:t>"2"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Economics Theory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6AB14DB0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40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2EFE43DD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32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6B7E307A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60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6316A530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43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76CC1FCA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100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0FEC842B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75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7F971BCA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P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  </w:t>
      </w:r>
    </w:p>
    <w:p w14:paraId="63122119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tr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498C9AB7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tr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32184821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2551A">
        <w:rPr>
          <w:rFonts w:ascii="Menlo" w:hAnsi="Menlo" w:cs="Menlo"/>
          <w:color w:val="9CDCFE"/>
          <w:sz w:val="18"/>
          <w:szCs w:val="18"/>
        </w:rPr>
        <w:t>colspan</w:t>
      </w:r>
      <w:proofErr w:type="spellEnd"/>
      <w:r w:rsidRPr="00B2551A">
        <w:rPr>
          <w:rFonts w:ascii="Menlo" w:hAnsi="Menlo" w:cs="Menlo"/>
          <w:color w:val="CCCCCC"/>
          <w:sz w:val="18"/>
          <w:szCs w:val="18"/>
        </w:rPr>
        <w:t>=</w:t>
      </w:r>
      <w:r w:rsidRPr="00B2551A">
        <w:rPr>
          <w:rFonts w:ascii="Menlo" w:hAnsi="Menlo" w:cs="Menlo"/>
          <w:color w:val="CE9178"/>
          <w:sz w:val="18"/>
          <w:szCs w:val="18"/>
        </w:rPr>
        <w:t>"2"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Elements of Statistic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6893F82C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40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0FA49631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31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38227FFC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60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1E94CA81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38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4D29762D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100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4AA788D8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69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1839A0E9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P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75DEC755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tr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7E920D06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tr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440A96D7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2551A">
        <w:rPr>
          <w:rFonts w:ascii="Menlo" w:hAnsi="Menlo" w:cs="Menlo"/>
          <w:color w:val="9CDCFE"/>
          <w:sz w:val="18"/>
          <w:szCs w:val="18"/>
        </w:rPr>
        <w:t>colspan</w:t>
      </w:r>
      <w:proofErr w:type="spellEnd"/>
      <w:r w:rsidRPr="00B2551A">
        <w:rPr>
          <w:rFonts w:ascii="Menlo" w:hAnsi="Menlo" w:cs="Menlo"/>
          <w:color w:val="CCCCCC"/>
          <w:sz w:val="18"/>
          <w:szCs w:val="18"/>
        </w:rPr>
        <w:t>=</w:t>
      </w:r>
      <w:r w:rsidRPr="00B2551A">
        <w:rPr>
          <w:rFonts w:ascii="Menlo" w:hAnsi="Menlo" w:cs="Menlo"/>
          <w:color w:val="CE9178"/>
          <w:sz w:val="18"/>
          <w:szCs w:val="18"/>
        </w:rPr>
        <w:t>"2"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Company Law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65499317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40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529CC327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32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62F79B4A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60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500D43D8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47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27F086C5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100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516EEA1D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79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27183D5E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P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67F70907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tr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0B222F22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tr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3976D9CF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2551A">
        <w:rPr>
          <w:rFonts w:ascii="Menlo" w:hAnsi="Menlo" w:cs="Menlo"/>
          <w:color w:val="9CDCFE"/>
          <w:sz w:val="18"/>
          <w:szCs w:val="18"/>
        </w:rPr>
        <w:t>colspan</w:t>
      </w:r>
      <w:proofErr w:type="spellEnd"/>
      <w:r w:rsidRPr="00B2551A">
        <w:rPr>
          <w:rFonts w:ascii="Menlo" w:hAnsi="Menlo" w:cs="Menlo"/>
          <w:color w:val="CCCCCC"/>
          <w:sz w:val="18"/>
          <w:szCs w:val="18"/>
        </w:rPr>
        <w:t>=</w:t>
      </w:r>
      <w:r w:rsidRPr="00B2551A">
        <w:rPr>
          <w:rFonts w:ascii="Menlo" w:hAnsi="Menlo" w:cs="Menlo"/>
          <w:color w:val="CE9178"/>
          <w:sz w:val="18"/>
          <w:szCs w:val="18"/>
        </w:rPr>
        <w:t>"2"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Money, Banking, Financial Management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1F8EA55B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40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3E6A4EA7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31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0F583829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60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466F280E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36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31606C8A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100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5B30C099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67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78599EF2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P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2133A34D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tr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550C7E57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tr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5B57A060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 w:rsidRPr="00B2551A">
        <w:rPr>
          <w:rFonts w:ascii="Menlo" w:hAnsi="Menlo" w:cs="Menlo"/>
          <w:color w:val="9CDCFE"/>
          <w:sz w:val="18"/>
          <w:szCs w:val="18"/>
        </w:rPr>
        <w:t>colspan</w:t>
      </w:r>
      <w:proofErr w:type="spellEnd"/>
      <w:r w:rsidRPr="00B2551A">
        <w:rPr>
          <w:rFonts w:ascii="Menlo" w:hAnsi="Menlo" w:cs="Menlo"/>
          <w:color w:val="CCCCCC"/>
          <w:sz w:val="18"/>
          <w:szCs w:val="18"/>
        </w:rPr>
        <w:t>=</w:t>
      </w:r>
      <w:r w:rsidRPr="00B2551A">
        <w:rPr>
          <w:rFonts w:ascii="Menlo" w:hAnsi="Menlo" w:cs="Menlo"/>
          <w:color w:val="CE9178"/>
          <w:sz w:val="18"/>
          <w:szCs w:val="18"/>
        </w:rPr>
        <w:t>"2"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Elements of Coding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4BB07BBC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40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4C87B49C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32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0D28B24C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60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6D4CB71E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47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3319EBDE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100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047A61C5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79 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660565EE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        </w:t>
      </w:r>
      <w:r w:rsidRPr="00B2551A">
        <w:rPr>
          <w:rFonts w:ascii="Menlo" w:hAnsi="Menlo" w:cs="Menlo"/>
          <w:color w:val="808080"/>
          <w:sz w:val="18"/>
          <w:szCs w:val="18"/>
        </w:rPr>
        <w:t>&lt;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P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td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78245178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4566C05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tr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227AC65F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CCCCCC"/>
          <w:sz w:val="18"/>
          <w:szCs w:val="18"/>
        </w:rPr>
        <w:t xml:space="preserve">    </w:t>
      </w: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table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  <w:r w:rsidRPr="00B2551A">
        <w:rPr>
          <w:rFonts w:ascii="Menlo" w:hAnsi="Menlo" w:cs="Menlo"/>
          <w:color w:val="CCCCCC"/>
          <w:sz w:val="18"/>
          <w:szCs w:val="18"/>
        </w:rPr>
        <w:t xml:space="preserve">   </w:t>
      </w:r>
    </w:p>
    <w:p w14:paraId="5B18FA16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body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683EF415" w14:textId="77777777" w:rsidR="00B2551A" w:rsidRPr="00B2551A" w:rsidRDefault="00B2551A" w:rsidP="00B2551A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2551A">
        <w:rPr>
          <w:rFonts w:ascii="Menlo" w:hAnsi="Menlo" w:cs="Menlo"/>
          <w:color w:val="808080"/>
          <w:sz w:val="18"/>
          <w:szCs w:val="18"/>
        </w:rPr>
        <w:t>&lt;/</w:t>
      </w:r>
      <w:r w:rsidRPr="00B2551A">
        <w:rPr>
          <w:rFonts w:ascii="Menlo" w:hAnsi="Menlo" w:cs="Menlo"/>
          <w:color w:val="569CD6"/>
          <w:sz w:val="18"/>
          <w:szCs w:val="18"/>
        </w:rPr>
        <w:t>html</w:t>
      </w:r>
      <w:r w:rsidRPr="00B2551A">
        <w:rPr>
          <w:rFonts w:ascii="Menlo" w:hAnsi="Menlo" w:cs="Menlo"/>
          <w:color w:val="808080"/>
          <w:sz w:val="18"/>
          <w:szCs w:val="18"/>
        </w:rPr>
        <w:t>&gt;</w:t>
      </w:r>
    </w:p>
    <w:p w14:paraId="600B49C9" w14:textId="77777777" w:rsidR="00B2551A" w:rsidRDefault="00B2551A" w:rsidP="00675281">
      <w:pPr>
        <w:rPr>
          <w:rFonts w:cstheme="minorHAnsi"/>
          <w:b/>
          <w:bCs/>
          <w:color w:val="000000"/>
          <w:sz w:val="32"/>
          <w:szCs w:val="32"/>
        </w:rPr>
      </w:pPr>
    </w:p>
    <w:p w14:paraId="04EF14B3" w14:textId="77777777" w:rsidR="0010628C" w:rsidRDefault="0010628C" w:rsidP="0010628C">
      <w:pPr>
        <w:rPr>
          <w:rFonts w:cstheme="minorHAnsi"/>
          <w:b/>
          <w:bCs/>
          <w:color w:val="000000"/>
          <w:sz w:val="32"/>
          <w:szCs w:val="32"/>
        </w:rPr>
      </w:pPr>
    </w:p>
    <w:p w14:paraId="484CA1A6" w14:textId="15266BF0" w:rsidR="0010628C" w:rsidRPr="00244479" w:rsidRDefault="0010628C" w:rsidP="0010628C">
      <w:pPr>
        <w:rPr>
          <w:b/>
          <w:bCs/>
          <w:sz w:val="28"/>
          <w:szCs w:val="28"/>
        </w:rPr>
      </w:pPr>
      <w:r>
        <w:rPr>
          <w:rFonts w:cstheme="minorHAnsi"/>
          <w:b/>
          <w:bCs/>
          <w:color w:val="000000"/>
          <w:sz w:val="32"/>
          <w:szCs w:val="32"/>
        </w:rPr>
        <w:t xml:space="preserve">    </w:t>
      </w:r>
      <w:r w:rsidRPr="00244479">
        <w:rPr>
          <w:b/>
          <w:bCs/>
          <w:sz w:val="28"/>
          <w:szCs w:val="28"/>
        </w:rPr>
        <w:t>OUTPUT:-</w:t>
      </w:r>
    </w:p>
    <w:p w14:paraId="7DCDCCA2" w14:textId="175FCA27" w:rsidR="00B2551A" w:rsidRDefault="00F94716" w:rsidP="00675281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color w:val="000000"/>
          <w:sz w:val="32"/>
          <w:szCs w:val="32"/>
        </w:rPr>
        <w:t xml:space="preserve">          </w:t>
      </w:r>
    </w:p>
    <w:p w14:paraId="796B89A7" w14:textId="67A43951" w:rsidR="00F94716" w:rsidRDefault="00F94716" w:rsidP="00675281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color w:val="000000"/>
          <w:sz w:val="32"/>
          <w:szCs w:val="32"/>
        </w:rPr>
        <w:t xml:space="preserve">           </w:t>
      </w:r>
      <w:r w:rsidR="00341522">
        <w:rPr>
          <w:rFonts w:cstheme="minorHAnsi"/>
          <w:b/>
          <w:bCs/>
          <w:noProof/>
          <w:color w:val="000000"/>
          <w:sz w:val="32"/>
          <w:szCs w:val="32"/>
          <w14:ligatures w14:val="standardContextual"/>
        </w:rPr>
        <w:drawing>
          <wp:inline distT="0" distB="0" distL="0" distR="0" wp14:anchorId="2237D316" wp14:editId="63C198CB">
            <wp:extent cx="5731510" cy="2542540"/>
            <wp:effectExtent l="0" t="0" r="0" b="0"/>
            <wp:docPr id="1395642154" name="Picture 4" descr="A table of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42154" name="Picture 4" descr="A table of numbers and letters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6237" w14:textId="77777777" w:rsidR="00B2551A" w:rsidRPr="00B2551A" w:rsidRDefault="00B2551A" w:rsidP="00675281">
      <w:pPr>
        <w:rPr>
          <w:rFonts w:cstheme="minorHAnsi"/>
          <w:b/>
          <w:bCs/>
          <w:color w:val="000000"/>
          <w:sz w:val="32"/>
          <w:szCs w:val="32"/>
        </w:rPr>
      </w:pPr>
    </w:p>
    <w:p w14:paraId="39F6A44C" w14:textId="77777777" w:rsidR="00675281" w:rsidRDefault="00675281" w:rsidP="00675281">
      <w:pPr>
        <w:pStyle w:val="z-BottomofForm"/>
      </w:pPr>
      <w:r>
        <w:t>Bottom of Form</w:t>
      </w:r>
    </w:p>
    <w:p w14:paraId="67720F51" w14:textId="77777777" w:rsidR="00675281" w:rsidRPr="00D76210" w:rsidRDefault="00675281" w:rsidP="00952954">
      <w:pPr>
        <w:rPr>
          <w:sz w:val="28"/>
          <w:szCs w:val="28"/>
        </w:rPr>
      </w:pPr>
    </w:p>
    <w:sectPr w:rsidR="00675281" w:rsidRPr="00D76210" w:rsidSect="006010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E8F414" w14:textId="77777777" w:rsidR="00C63E28" w:rsidRDefault="00C63E28" w:rsidP="005A51FC">
      <w:r>
        <w:separator/>
      </w:r>
    </w:p>
  </w:endnote>
  <w:endnote w:type="continuationSeparator" w:id="0">
    <w:p w14:paraId="2349DEF7" w14:textId="77777777" w:rsidR="00C63E28" w:rsidRDefault="00C63E28" w:rsidP="005A51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,Bold">
    <w:altName w:val="Tahom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">
    <w:altName w:val="Times New Roman"/>
    <w:panose1 w:val="020B0604020202020204"/>
    <w:charset w:val="00"/>
    <w:family w:val="roman"/>
    <w:notTrueType/>
    <w:pitch w:val="default"/>
  </w:font>
  <w:font w:name="Nunito">
    <w:panose1 w:val="00000000000000000000"/>
    <w:charset w:val="4D"/>
    <w:family w:val="auto"/>
    <w:pitch w:val="variable"/>
    <w:sig w:usb0="A00002FF" w:usb1="5000204B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,Bold">
    <w:altName w:val="Calibri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602098" w14:textId="77777777" w:rsidR="00C63E28" w:rsidRDefault="00C63E28" w:rsidP="005A51FC">
      <w:r>
        <w:separator/>
      </w:r>
    </w:p>
  </w:footnote>
  <w:footnote w:type="continuationSeparator" w:id="0">
    <w:p w14:paraId="5A63F293" w14:textId="77777777" w:rsidR="00C63E28" w:rsidRDefault="00C63E28" w:rsidP="005A51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D5F31"/>
    <w:multiLevelType w:val="hybridMultilevel"/>
    <w:tmpl w:val="522E3750"/>
    <w:lvl w:ilvl="0" w:tplc="0809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1" w15:restartNumberingAfterBreak="0">
    <w:nsid w:val="06767ECE"/>
    <w:multiLevelType w:val="hybridMultilevel"/>
    <w:tmpl w:val="DC8C7952"/>
    <w:lvl w:ilvl="0" w:tplc="F5F66E7A">
      <w:start w:val="17"/>
      <w:numFmt w:val="bullet"/>
      <w:lvlText w:val="-"/>
      <w:lvlJc w:val="left"/>
      <w:pPr>
        <w:ind w:left="84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" w15:restartNumberingAfterBreak="0">
    <w:nsid w:val="0A6C780D"/>
    <w:multiLevelType w:val="hybridMultilevel"/>
    <w:tmpl w:val="F8F8FC44"/>
    <w:lvl w:ilvl="0" w:tplc="0B8C596C">
      <w:start w:val="1"/>
      <w:numFmt w:val="decimal"/>
      <w:lvlText w:val="%1)"/>
      <w:lvlJc w:val="left"/>
      <w:pPr>
        <w:ind w:left="28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540" w:hanging="360"/>
      </w:pPr>
    </w:lvl>
    <w:lvl w:ilvl="2" w:tplc="0809001B" w:tentative="1">
      <w:start w:val="1"/>
      <w:numFmt w:val="lowerRoman"/>
      <w:lvlText w:val="%3."/>
      <w:lvlJc w:val="right"/>
      <w:pPr>
        <w:ind w:left="4260" w:hanging="180"/>
      </w:pPr>
    </w:lvl>
    <w:lvl w:ilvl="3" w:tplc="0809000F" w:tentative="1">
      <w:start w:val="1"/>
      <w:numFmt w:val="decimal"/>
      <w:lvlText w:val="%4."/>
      <w:lvlJc w:val="left"/>
      <w:pPr>
        <w:ind w:left="4980" w:hanging="360"/>
      </w:pPr>
    </w:lvl>
    <w:lvl w:ilvl="4" w:tplc="08090019" w:tentative="1">
      <w:start w:val="1"/>
      <w:numFmt w:val="lowerLetter"/>
      <w:lvlText w:val="%5."/>
      <w:lvlJc w:val="left"/>
      <w:pPr>
        <w:ind w:left="5700" w:hanging="360"/>
      </w:pPr>
    </w:lvl>
    <w:lvl w:ilvl="5" w:tplc="0809001B" w:tentative="1">
      <w:start w:val="1"/>
      <w:numFmt w:val="lowerRoman"/>
      <w:lvlText w:val="%6."/>
      <w:lvlJc w:val="right"/>
      <w:pPr>
        <w:ind w:left="6420" w:hanging="180"/>
      </w:pPr>
    </w:lvl>
    <w:lvl w:ilvl="6" w:tplc="0809000F" w:tentative="1">
      <w:start w:val="1"/>
      <w:numFmt w:val="decimal"/>
      <w:lvlText w:val="%7."/>
      <w:lvlJc w:val="left"/>
      <w:pPr>
        <w:ind w:left="7140" w:hanging="360"/>
      </w:pPr>
    </w:lvl>
    <w:lvl w:ilvl="7" w:tplc="08090019" w:tentative="1">
      <w:start w:val="1"/>
      <w:numFmt w:val="lowerLetter"/>
      <w:lvlText w:val="%8."/>
      <w:lvlJc w:val="left"/>
      <w:pPr>
        <w:ind w:left="7860" w:hanging="360"/>
      </w:pPr>
    </w:lvl>
    <w:lvl w:ilvl="8" w:tplc="0809001B" w:tentative="1">
      <w:start w:val="1"/>
      <w:numFmt w:val="lowerRoman"/>
      <w:lvlText w:val="%9."/>
      <w:lvlJc w:val="right"/>
      <w:pPr>
        <w:ind w:left="8580" w:hanging="180"/>
      </w:pPr>
    </w:lvl>
  </w:abstractNum>
  <w:abstractNum w:abstractNumId="3" w15:restartNumberingAfterBreak="0">
    <w:nsid w:val="13526126"/>
    <w:multiLevelType w:val="hybridMultilevel"/>
    <w:tmpl w:val="9940A9A4"/>
    <w:lvl w:ilvl="0" w:tplc="D360CB4C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60" w:hanging="360"/>
      </w:pPr>
    </w:lvl>
    <w:lvl w:ilvl="2" w:tplc="0809001B" w:tentative="1">
      <w:start w:val="1"/>
      <w:numFmt w:val="lowerRoman"/>
      <w:lvlText w:val="%3."/>
      <w:lvlJc w:val="right"/>
      <w:pPr>
        <w:ind w:left="2580" w:hanging="180"/>
      </w:pPr>
    </w:lvl>
    <w:lvl w:ilvl="3" w:tplc="0809000F" w:tentative="1">
      <w:start w:val="1"/>
      <w:numFmt w:val="decimal"/>
      <w:lvlText w:val="%4."/>
      <w:lvlJc w:val="left"/>
      <w:pPr>
        <w:ind w:left="3300" w:hanging="360"/>
      </w:pPr>
    </w:lvl>
    <w:lvl w:ilvl="4" w:tplc="08090019" w:tentative="1">
      <w:start w:val="1"/>
      <w:numFmt w:val="lowerLetter"/>
      <w:lvlText w:val="%5."/>
      <w:lvlJc w:val="left"/>
      <w:pPr>
        <w:ind w:left="4020" w:hanging="360"/>
      </w:pPr>
    </w:lvl>
    <w:lvl w:ilvl="5" w:tplc="0809001B" w:tentative="1">
      <w:start w:val="1"/>
      <w:numFmt w:val="lowerRoman"/>
      <w:lvlText w:val="%6."/>
      <w:lvlJc w:val="right"/>
      <w:pPr>
        <w:ind w:left="4740" w:hanging="180"/>
      </w:pPr>
    </w:lvl>
    <w:lvl w:ilvl="6" w:tplc="0809000F" w:tentative="1">
      <w:start w:val="1"/>
      <w:numFmt w:val="decimal"/>
      <w:lvlText w:val="%7."/>
      <w:lvlJc w:val="left"/>
      <w:pPr>
        <w:ind w:left="5460" w:hanging="360"/>
      </w:pPr>
    </w:lvl>
    <w:lvl w:ilvl="7" w:tplc="08090019" w:tentative="1">
      <w:start w:val="1"/>
      <w:numFmt w:val="lowerLetter"/>
      <w:lvlText w:val="%8."/>
      <w:lvlJc w:val="left"/>
      <w:pPr>
        <w:ind w:left="6180" w:hanging="360"/>
      </w:pPr>
    </w:lvl>
    <w:lvl w:ilvl="8" w:tplc="08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4" w15:restartNumberingAfterBreak="0">
    <w:nsid w:val="13C51D8E"/>
    <w:multiLevelType w:val="hybridMultilevel"/>
    <w:tmpl w:val="502C1E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EA516C"/>
    <w:multiLevelType w:val="hybridMultilevel"/>
    <w:tmpl w:val="A2A6682A"/>
    <w:lvl w:ilvl="0" w:tplc="FD404522">
      <w:numFmt w:val="bullet"/>
      <w:lvlText w:val="-"/>
      <w:lvlJc w:val="left"/>
      <w:pPr>
        <w:ind w:left="1000" w:hanging="360"/>
      </w:pPr>
      <w:rPr>
        <w:rFonts w:ascii="Calibri" w:eastAsiaTheme="minorHAnsi" w:hAnsi="Calibri" w:cs="Calibri" w:hint="default"/>
        <w:b w:val="0"/>
      </w:rPr>
    </w:lvl>
    <w:lvl w:ilvl="1" w:tplc="08090003" w:tentative="1">
      <w:start w:val="1"/>
      <w:numFmt w:val="bullet"/>
      <w:lvlText w:val="o"/>
      <w:lvlJc w:val="left"/>
      <w:pPr>
        <w:ind w:left="17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0" w:hanging="360"/>
      </w:pPr>
      <w:rPr>
        <w:rFonts w:ascii="Wingdings" w:hAnsi="Wingdings" w:hint="default"/>
      </w:rPr>
    </w:lvl>
  </w:abstractNum>
  <w:abstractNum w:abstractNumId="6" w15:restartNumberingAfterBreak="0">
    <w:nsid w:val="20A91D71"/>
    <w:multiLevelType w:val="hybridMultilevel"/>
    <w:tmpl w:val="657A834E"/>
    <w:lvl w:ilvl="0" w:tplc="08090001">
      <w:start w:val="1"/>
      <w:numFmt w:val="bullet"/>
      <w:lvlText w:val=""/>
      <w:lvlJc w:val="left"/>
      <w:pPr>
        <w:ind w:left="1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abstractNum w:abstractNumId="7" w15:restartNumberingAfterBreak="0">
    <w:nsid w:val="241B6AD9"/>
    <w:multiLevelType w:val="multilevel"/>
    <w:tmpl w:val="94E8F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9D285F"/>
    <w:multiLevelType w:val="hybridMultilevel"/>
    <w:tmpl w:val="E68873C6"/>
    <w:lvl w:ilvl="0" w:tplc="08090003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abstractNum w:abstractNumId="9" w15:restartNumberingAfterBreak="0">
    <w:nsid w:val="2A621F17"/>
    <w:multiLevelType w:val="multilevel"/>
    <w:tmpl w:val="D3D8C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AE71BE8"/>
    <w:multiLevelType w:val="hybridMultilevel"/>
    <w:tmpl w:val="A740AF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D30354"/>
    <w:multiLevelType w:val="hybridMultilevel"/>
    <w:tmpl w:val="BDE693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C82B1F"/>
    <w:multiLevelType w:val="hybridMultilevel"/>
    <w:tmpl w:val="E89C6512"/>
    <w:lvl w:ilvl="0" w:tplc="F5F66E7A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C625D3"/>
    <w:multiLevelType w:val="hybridMultilevel"/>
    <w:tmpl w:val="B030D1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323DD2"/>
    <w:multiLevelType w:val="hybridMultilevel"/>
    <w:tmpl w:val="BD7256A2"/>
    <w:lvl w:ilvl="0" w:tplc="D5826B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F46469"/>
    <w:multiLevelType w:val="hybridMultilevel"/>
    <w:tmpl w:val="D5A4B128"/>
    <w:lvl w:ilvl="0" w:tplc="D360CB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2EE5E7D"/>
    <w:multiLevelType w:val="hybridMultilevel"/>
    <w:tmpl w:val="3CC81CC6"/>
    <w:lvl w:ilvl="0" w:tplc="08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17" w15:restartNumberingAfterBreak="0">
    <w:nsid w:val="46101B7A"/>
    <w:multiLevelType w:val="hybridMultilevel"/>
    <w:tmpl w:val="34CA9B66"/>
    <w:lvl w:ilvl="0" w:tplc="28E65A14">
      <w:numFmt w:val="bullet"/>
      <w:lvlText w:val="-"/>
      <w:lvlJc w:val="left"/>
      <w:pPr>
        <w:ind w:left="80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18" w15:restartNumberingAfterBreak="0">
    <w:nsid w:val="47195AA3"/>
    <w:multiLevelType w:val="hybridMultilevel"/>
    <w:tmpl w:val="E9949A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5828EC"/>
    <w:multiLevelType w:val="hybridMultilevel"/>
    <w:tmpl w:val="2ACE7A52"/>
    <w:lvl w:ilvl="0" w:tplc="0809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20" w15:restartNumberingAfterBreak="0">
    <w:nsid w:val="501D240C"/>
    <w:multiLevelType w:val="hybridMultilevel"/>
    <w:tmpl w:val="02C6E826"/>
    <w:lvl w:ilvl="0" w:tplc="379E27BE">
      <w:start w:val="17"/>
      <w:numFmt w:val="upperLetter"/>
      <w:lvlText w:val="%1."/>
      <w:lvlJc w:val="left"/>
      <w:pPr>
        <w:ind w:left="9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0" w:hanging="360"/>
      </w:pPr>
    </w:lvl>
    <w:lvl w:ilvl="2" w:tplc="0809001B" w:tentative="1">
      <w:start w:val="1"/>
      <w:numFmt w:val="lowerRoman"/>
      <w:lvlText w:val="%3."/>
      <w:lvlJc w:val="right"/>
      <w:pPr>
        <w:ind w:left="2360" w:hanging="180"/>
      </w:pPr>
    </w:lvl>
    <w:lvl w:ilvl="3" w:tplc="0809000F" w:tentative="1">
      <w:start w:val="1"/>
      <w:numFmt w:val="decimal"/>
      <w:lvlText w:val="%4."/>
      <w:lvlJc w:val="left"/>
      <w:pPr>
        <w:ind w:left="3080" w:hanging="360"/>
      </w:pPr>
    </w:lvl>
    <w:lvl w:ilvl="4" w:tplc="08090019" w:tentative="1">
      <w:start w:val="1"/>
      <w:numFmt w:val="lowerLetter"/>
      <w:lvlText w:val="%5."/>
      <w:lvlJc w:val="left"/>
      <w:pPr>
        <w:ind w:left="3800" w:hanging="360"/>
      </w:pPr>
    </w:lvl>
    <w:lvl w:ilvl="5" w:tplc="0809001B" w:tentative="1">
      <w:start w:val="1"/>
      <w:numFmt w:val="lowerRoman"/>
      <w:lvlText w:val="%6."/>
      <w:lvlJc w:val="right"/>
      <w:pPr>
        <w:ind w:left="4520" w:hanging="180"/>
      </w:pPr>
    </w:lvl>
    <w:lvl w:ilvl="6" w:tplc="0809000F" w:tentative="1">
      <w:start w:val="1"/>
      <w:numFmt w:val="decimal"/>
      <w:lvlText w:val="%7."/>
      <w:lvlJc w:val="left"/>
      <w:pPr>
        <w:ind w:left="5240" w:hanging="360"/>
      </w:pPr>
    </w:lvl>
    <w:lvl w:ilvl="7" w:tplc="08090019" w:tentative="1">
      <w:start w:val="1"/>
      <w:numFmt w:val="lowerLetter"/>
      <w:lvlText w:val="%8."/>
      <w:lvlJc w:val="left"/>
      <w:pPr>
        <w:ind w:left="5960" w:hanging="360"/>
      </w:pPr>
    </w:lvl>
    <w:lvl w:ilvl="8" w:tplc="08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1" w15:restartNumberingAfterBreak="0">
    <w:nsid w:val="5BD01340"/>
    <w:multiLevelType w:val="hybridMultilevel"/>
    <w:tmpl w:val="636A38A0"/>
    <w:lvl w:ilvl="0" w:tplc="0809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22" w15:restartNumberingAfterBreak="0">
    <w:nsid w:val="5BEE11C3"/>
    <w:multiLevelType w:val="hybridMultilevel"/>
    <w:tmpl w:val="3B2ECA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EB27C9"/>
    <w:multiLevelType w:val="multilevel"/>
    <w:tmpl w:val="1E285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0455B1E"/>
    <w:multiLevelType w:val="hybridMultilevel"/>
    <w:tmpl w:val="B1827886"/>
    <w:lvl w:ilvl="0" w:tplc="08090015">
      <w:start w:val="17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A03D7C"/>
    <w:multiLevelType w:val="hybridMultilevel"/>
    <w:tmpl w:val="9DDC7F06"/>
    <w:lvl w:ilvl="0" w:tplc="170A2C16">
      <w:numFmt w:val="bullet"/>
      <w:lvlText w:val="-"/>
      <w:lvlJc w:val="left"/>
      <w:pPr>
        <w:ind w:left="80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26" w15:restartNumberingAfterBreak="0">
    <w:nsid w:val="73F31140"/>
    <w:multiLevelType w:val="multilevel"/>
    <w:tmpl w:val="0302A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5A45311"/>
    <w:multiLevelType w:val="hybridMultilevel"/>
    <w:tmpl w:val="14D829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095C68"/>
    <w:multiLevelType w:val="hybridMultilevel"/>
    <w:tmpl w:val="A3C2C420"/>
    <w:lvl w:ilvl="0" w:tplc="3758B1F6">
      <w:start w:val="3"/>
      <w:numFmt w:val="bullet"/>
      <w:lvlText w:val="-"/>
      <w:lvlJc w:val="left"/>
      <w:pPr>
        <w:ind w:left="80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29" w15:restartNumberingAfterBreak="0">
    <w:nsid w:val="7C0C3B60"/>
    <w:multiLevelType w:val="hybridMultilevel"/>
    <w:tmpl w:val="DDC0C816"/>
    <w:lvl w:ilvl="0" w:tplc="F446B400">
      <w:numFmt w:val="bullet"/>
      <w:lvlText w:val="-"/>
      <w:lvlJc w:val="left"/>
      <w:pPr>
        <w:ind w:left="80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30" w15:restartNumberingAfterBreak="0">
    <w:nsid w:val="7CBB730A"/>
    <w:multiLevelType w:val="hybridMultilevel"/>
    <w:tmpl w:val="51E07C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C4E424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980681"/>
    <w:multiLevelType w:val="hybridMultilevel"/>
    <w:tmpl w:val="46DA6B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5817044">
    <w:abstractNumId w:val="11"/>
  </w:num>
  <w:num w:numId="2" w16cid:durableId="58484710">
    <w:abstractNumId w:val="13"/>
  </w:num>
  <w:num w:numId="3" w16cid:durableId="690955882">
    <w:abstractNumId w:val="14"/>
  </w:num>
  <w:num w:numId="4" w16cid:durableId="16319806">
    <w:abstractNumId w:val="24"/>
  </w:num>
  <w:num w:numId="5" w16cid:durableId="967784898">
    <w:abstractNumId w:val="1"/>
  </w:num>
  <w:num w:numId="6" w16cid:durableId="1627656998">
    <w:abstractNumId w:val="9"/>
  </w:num>
  <w:num w:numId="7" w16cid:durableId="1951863095">
    <w:abstractNumId w:val="26"/>
  </w:num>
  <w:num w:numId="8" w16cid:durableId="1626236905">
    <w:abstractNumId w:val="20"/>
  </w:num>
  <w:num w:numId="9" w16cid:durableId="854460834">
    <w:abstractNumId w:val="12"/>
  </w:num>
  <w:num w:numId="10" w16cid:durableId="1052921370">
    <w:abstractNumId w:val="5"/>
  </w:num>
  <w:num w:numId="11" w16cid:durableId="2062165530">
    <w:abstractNumId w:val="27"/>
  </w:num>
  <w:num w:numId="12" w16cid:durableId="386607089">
    <w:abstractNumId w:val="30"/>
  </w:num>
  <w:num w:numId="13" w16cid:durableId="587736289">
    <w:abstractNumId w:val="17"/>
  </w:num>
  <w:num w:numId="14" w16cid:durableId="2044551091">
    <w:abstractNumId w:val="10"/>
  </w:num>
  <w:num w:numId="15" w16cid:durableId="1292980575">
    <w:abstractNumId w:val="29"/>
  </w:num>
  <w:num w:numId="16" w16cid:durableId="245462071">
    <w:abstractNumId w:val="16"/>
  </w:num>
  <w:num w:numId="17" w16cid:durableId="652951979">
    <w:abstractNumId w:val="25"/>
  </w:num>
  <w:num w:numId="18" w16cid:durableId="862061511">
    <w:abstractNumId w:val="4"/>
  </w:num>
  <w:num w:numId="19" w16cid:durableId="1787891593">
    <w:abstractNumId w:val="28"/>
  </w:num>
  <w:num w:numId="20" w16cid:durableId="1441533661">
    <w:abstractNumId w:val="22"/>
  </w:num>
  <w:num w:numId="21" w16cid:durableId="412747247">
    <w:abstractNumId w:val="18"/>
  </w:num>
  <w:num w:numId="22" w16cid:durableId="583999983">
    <w:abstractNumId w:val="31"/>
  </w:num>
  <w:num w:numId="23" w16cid:durableId="1831484798">
    <w:abstractNumId w:val="19"/>
  </w:num>
  <w:num w:numId="24" w16cid:durableId="894970712">
    <w:abstractNumId w:val="0"/>
  </w:num>
  <w:num w:numId="25" w16cid:durableId="1379283916">
    <w:abstractNumId w:val="21"/>
  </w:num>
  <w:num w:numId="26" w16cid:durableId="2010136209">
    <w:abstractNumId w:val="2"/>
  </w:num>
  <w:num w:numId="27" w16cid:durableId="777675554">
    <w:abstractNumId w:val="15"/>
  </w:num>
  <w:num w:numId="28" w16cid:durableId="1982731215">
    <w:abstractNumId w:val="7"/>
  </w:num>
  <w:num w:numId="29" w16cid:durableId="607153295">
    <w:abstractNumId w:val="23"/>
  </w:num>
  <w:num w:numId="30" w16cid:durableId="1281104864">
    <w:abstractNumId w:val="3"/>
  </w:num>
  <w:num w:numId="31" w16cid:durableId="1045177516">
    <w:abstractNumId w:val="6"/>
  </w:num>
  <w:num w:numId="32" w16cid:durableId="95140455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29A"/>
    <w:rsid w:val="000009AF"/>
    <w:rsid w:val="00000A8D"/>
    <w:rsid w:val="00003C98"/>
    <w:rsid w:val="0001327C"/>
    <w:rsid w:val="000248A9"/>
    <w:rsid w:val="0004085A"/>
    <w:rsid w:val="00042856"/>
    <w:rsid w:val="00047D16"/>
    <w:rsid w:val="0006216D"/>
    <w:rsid w:val="00067A40"/>
    <w:rsid w:val="000741FF"/>
    <w:rsid w:val="00080836"/>
    <w:rsid w:val="000864ED"/>
    <w:rsid w:val="00095478"/>
    <w:rsid w:val="000A27D3"/>
    <w:rsid w:val="000A34AC"/>
    <w:rsid w:val="000A5CBF"/>
    <w:rsid w:val="000D2AEE"/>
    <w:rsid w:val="000D3556"/>
    <w:rsid w:val="000E1E11"/>
    <w:rsid w:val="000E6C30"/>
    <w:rsid w:val="000F2FBA"/>
    <w:rsid w:val="00103E27"/>
    <w:rsid w:val="0010628C"/>
    <w:rsid w:val="0011089C"/>
    <w:rsid w:val="00114A73"/>
    <w:rsid w:val="00123AD0"/>
    <w:rsid w:val="00130B2B"/>
    <w:rsid w:val="0013266A"/>
    <w:rsid w:val="00140A0F"/>
    <w:rsid w:val="00165F92"/>
    <w:rsid w:val="00167714"/>
    <w:rsid w:val="00172EAD"/>
    <w:rsid w:val="0018533C"/>
    <w:rsid w:val="0018546C"/>
    <w:rsid w:val="00185551"/>
    <w:rsid w:val="001921C9"/>
    <w:rsid w:val="001A38ED"/>
    <w:rsid w:val="001B197F"/>
    <w:rsid w:val="001B30CF"/>
    <w:rsid w:val="001C0D7E"/>
    <w:rsid w:val="001D1767"/>
    <w:rsid w:val="001D6A95"/>
    <w:rsid w:val="001D6FF1"/>
    <w:rsid w:val="001E0D75"/>
    <w:rsid w:val="001F0DAC"/>
    <w:rsid w:val="001F7B72"/>
    <w:rsid w:val="00205009"/>
    <w:rsid w:val="002079AB"/>
    <w:rsid w:val="00207B96"/>
    <w:rsid w:val="00220F17"/>
    <w:rsid w:val="00223847"/>
    <w:rsid w:val="00236175"/>
    <w:rsid w:val="00240B37"/>
    <w:rsid w:val="00244479"/>
    <w:rsid w:val="00246344"/>
    <w:rsid w:val="002531F4"/>
    <w:rsid w:val="00260EB9"/>
    <w:rsid w:val="00261A60"/>
    <w:rsid w:val="0026274E"/>
    <w:rsid w:val="002659D4"/>
    <w:rsid w:val="00270F2A"/>
    <w:rsid w:val="002844D6"/>
    <w:rsid w:val="002A12D1"/>
    <w:rsid w:val="002B4FD0"/>
    <w:rsid w:val="002C5092"/>
    <w:rsid w:val="002C6058"/>
    <w:rsid w:val="002D5637"/>
    <w:rsid w:val="002E3B03"/>
    <w:rsid w:val="002E47F4"/>
    <w:rsid w:val="002F18A4"/>
    <w:rsid w:val="002F4E70"/>
    <w:rsid w:val="0030556C"/>
    <w:rsid w:val="0030571F"/>
    <w:rsid w:val="003164A7"/>
    <w:rsid w:val="00317FB6"/>
    <w:rsid w:val="003268A4"/>
    <w:rsid w:val="00326AAE"/>
    <w:rsid w:val="00330321"/>
    <w:rsid w:val="00341522"/>
    <w:rsid w:val="0034700C"/>
    <w:rsid w:val="00356E25"/>
    <w:rsid w:val="00357AD7"/>
    <w:rsid w:val="00357E3F"/>
    <w:rsid w:val="00363891"/>
    <w:rsid w:val="0037171E"/>
    <w:rsid w:val="003734D4"/>
    <w:rsid w:val="00375C88"/>
    <w:rsid w:val="003767CE"/>
    <w:rsid w:val="00383343"/>
    <w:rsid w:val="00384F25"/>
    <w:rsid w:val="00387CE8"/>
    <w:rsid w:val="00396336"/>
    <w:rsid w:val="003969A4"/>
    <w:rsid w:val="003C68E3"/>
    <w:rsid w:val="003E1104"/>
    <w:rsid w:val="003E214E"/>
    <w:rsid w:val="003E52D1"/>
    <w:rsid w:val="003F0221"/>
    <w:rsid w:val="0041117A"/>
    <w:rsid w:val="00415393"/>
    <w:rsid w:val="00422A32"/>
    <w:rsid w:val="00425121"/>
    <w:rsid w:val="00426B0C"/>
    <w:rsid w:val="0043232C"/>
    <w:rsid w:val="0043269D"/>
    <w:rsid w:val="00446A68"/>
    <w:rsid w:val="00447B18"/>
    <w:rsid w:val="0046767B"/>
    <w:rsid w:val="00474147"/>
    <w:rsid w:val="00476880"/>
    <w:rsid w:val="00476FD2"/>
    <w:rsid w:val="00477073"/>
    <w:rsid w:val="00482963"/>
    <w:rsid w:val="004C62B6"/>
    <w:rsid w:val="004D00D3"/>
    <w:rsid w:val="004D423C"/>
    <w:rsid w:val="004E1E7D"/>
    <w:rsid w:val="004E304C"/>
    <w:rsid w:val="004E4BB8"/>
    <w:rsid w:val="004E5216"/>
    <w:rsid w:val="004F1B10"/>
    <w:rsid w:val="004F20D7"/>
    <w:rsid w:val="004F4910"/>
    <w:rsid w:val="00506C08"/>
    <w:rsid w:val="00507334"/>
    <w:rsid w:val="00507736"/>
    <w:rsid w:val="00511E89"/>
    <w:rsid w:val="00512FEE"/>
    <w:rsid w:val="00513DD5"/>
    <w:rsid w:val="00515FC7"/>
    <w:rsid w:val="0053000D"/>
    <w:rsid w:val="00532B64"/>
    <w:rsid w:val="005335D0"/>
    <w:rsid w:val="0054070A"/>
    <w:rsid w:val="00542980"/>
    <w:rsid w:val="005469F3"/>
    <w:rsid w:val="00551489"/>
    <w:rsid w:val="00552C5C"/>
    <w:rsid w:val="00562BE0"/>
    <w:rsid w:val="0057218C"/>
    <w:rsid w:val="005757E2"/>
    <w:rsid w:val="0057687E"/>
    <w:rsid w:val="00576E5F"/>
    <w:rsid w:val="00576E73"/>
    <w:rsid w:val="00583A9A"/>
    <w:rsid w:val="005A51FC"/>
    <w:rsid w:val="005B0EB5"/>
    <w:rsid w:val="005B16E5"/>
    <w:rsid w:val="005C37B3"/>
    <w:rsid w:val="005C553B"/>
    <w:rsid w:val="005D640B"/>
    <w:rsid w:val="005E1A0B"/>
    <w:rsid w:val="005E36E8"/>
    <w:rsid w:val="005F3FD4"/>
    <w:rsid w:val="00601070"/>
    <w:rsid w:val="006324BB"/>
    <w:rsid w:val="0063258D"/>
    <w:rsid w:val="0064598A"/>
    <w:rsid w:val="00652504"/>
    <w:rsid w:val="00664922"/>
    <w:rsid w:val="00666CB6"/>
    <w:rsid w:val="006673F3"/>
    <w:rsid w:val="00670D27"/>
    <w:rsid w:val="00673EAA"/>
    <w:rsid w:val="00675281"/>
    <w:rsid w:val="00681C86"/>
    <w:rsid w:val="006A4B74"/>
    <w:rsid w:val="006A564D"/>
    <w:rsid w:val="006A71B4"/>
    <w:rsid w:val="006B17C1"/>
    <w:rsid w:val="006C013A"/>
    <w:rsid w:val="006C7195"/>
    <w:rsid w:val="006D1BFE"/>
    <w:rsid w:val="006D5481"/>
    <w:rsid w:val="006E43B1"/>
    <w:rsid w:val="006E5042"/>
    <w:rsid w:val="006E5047"/>
    <w:rsid w:val="006E7F12"/>
    <w:rsid w:val="006F03DD"/>
    <w:rsid w:val="006F32C1"/>
    <w:rsid w:val="006F441D"/>
    <w:rsid w:val="0070249A"/>
    <w:rsid w:val="00702B25"/>
    <w:rsid w:val="00704371"/>
    <w:rsid w:val="007052C9"/>
    <w:rsid w:val="00710553"/>
    <w:rsid w:val="00725F2B"/>
    <w:rsid w:val="0073619E"/>
    <w:rsid w:val="00740A8A"/>
    <w:rsid w:val="00741BD1"/>
    <w:rsid w:val="0074245A"/>
    <w:rsid w:val="00744648"/>
    <w:rsid w:val="007447C0"/>
    <w:rsid w:val="0077401A"/>
    <w:rsid w:val="007746E3"/>
    <w:rsid w:val="00777EC1"/>
    <w:rsid w:val="007A3533"/>
    <w:rsid w:val="007C4B11"/>
    <w:rsid w:val="007D7E2F"/>
    <w:rsid w:val="007E682B"/>
    <w:rsid w:val="007F4547"/>
    <w:rsid w:val="00806410"/>
    <w:rsid w:val="00817D55"/>
    <w:rsid w:val="00821C2A"/>
    <w:rsid w:val="008231E6"/>
    <w:rsid w:val="008307D4"/>
    <w:rsid w:val="0083240D"/>
    <w:rsid w:val="00841842"/>
    <w:rsid w:val="00851AC6"/>
    <w:rsid w:val="00852AB0"/>
    <w:rsid w:val="00853486"/>
    <w:rsid w:val="0085582F"/>
    <w:rsid w:val="00861453"/>
    <w:rsid w:val="008624E7"/>
    <w:rsid w:val="0086636F"/>
    <w:rsid w:val="0087108C"/>
    <w:rsid w:val="00871F29"/>
    <w:rsid w:val="0088543D"/>
    <w:rsid w:val="00887458"/>
    <w:rsid w:val="008956AD"/>
    <w:rsid w:val="00897467"/>
    <w:rsid w:val="008A1D09"/>
    <w:rsid w:val="008B012F"/>
    <w:rsid w:val="008B3A0E"/>
    <w:rsid w:val="008D4471"/>
    <w:rsid w:val="008E1B90"/>
    <w:rsid w:val="008F1BD3"/>
    <w:rsid w:val="008F2504"/>
    <w:rsid w:val="009008A6"/>
    <w:rsid w:val="0090507D"/>
    <w:rsid w:val="009122A9"/>
    <w:rsid w:val="00912E69"/>
    <w:rsid w:val="00915742"/>
    <w:rsid w:val="00926D1B"/>
    <w:rsid w:val="009318DF"/>
    <w:rsid w:val="00932597"/>
    <w:rsid w:val="0095104B"/>
    <w:rsid w:val="00952954"/>
    <w:rsid w:val="00955E51"/>
    <w:rsid w:val="009608C6"/>
    <w:rsid w:val="00964B66"/>
    <w:rsid w:val="00965111"/>
    <w:rsid w:val="009766A9"/>
    <w:rsid w:val="00985C2C"/>
    <w:rsid w:val="009943AA"/>
    <w:rsid w:val="00996B07"/>
    <w:rsid w:val="009B029A"/>
    <w:rsid w:val="009B0947"/>
    <w:rsid w:val="009C4529"/>
    <w:rsid w:val="009C5BF5"/>
    <w:rsid w:val="009D2C47"/>
    <w:rsid w:val="009D4780"/>
    <w:rsid w:val="009E17F5"/>
    <w:rsid w:val="00A27BB0"/>
    <w:rsid w:val="00A3020F"/>
    <w:rsid w:val="00A33DD1"/>
    <w:rsid w:val="00A36214"/>
    <w:rsid w:val="00A47E28"/>
    <w:rsid w:val="00A5352E"/>
    <w:rsid w:val="00A54E95"/>
    <w:rsid w:val="00A7305B"/>
    <w:rsid w:val="00A83B42"/>
    <w:rsid w:val="00A922A7"/>
    <w:rsid w:val="00A9310C"/>
    <w:rsid w:val="00A9443A"/>
    <w:rsid w:val="00A9566D"/>
    <w:rsid w:val="00AA59DE"/>
    <w:rsid w:val="00AB1C9C"/>
    <w:rsid w:val="00AB2AF4"/>
    <w:rsid w:val="00AB45B5"/>
    <w:rsid w:val="00AC3A3D"/>
    <w:rsid w:val="00AD3BCC"/>
    <w:rsid w:val="00AE288C"/>
    <w:rsid w:val="00AE40DC"/>
    <w:rsid w:val="00AF0FBC"/>
    <w:rsid w:val="00AF2170"/>
    <w:rsid w:val="00AF5B95"/>
    <w:rsid w:val="00B064A4"/>
    <w:rsid w:val="00B07342"/>
    <w:rsid w:val="00B246A4"/>
    <w:rsid w:val="00B2551A"/>
    <w:rsid w:val="00B32436"/>
    <w:rsid w:val="00B37085"/>
    <w:rsid w:val="00B407DC"/>
    <w:rsid w:val="00B445F4"/>
    <w:rsid w:val="00B4649A"/>
    <w:rsid w:val="00B51FBC"/>
    <w:rsid w:val="00B54795"/>
    <w:rsid w:val="00B57DDC"/>
    <w:rsid w:val="00B613C4"/>
    <w:rsid w:val="00B83841"/>
    <w:rsid w:val="00BA0467"/>
    <w:rsid w:val="00BA4F28"/>
    <w:rsid w:val="00BA6179"/>
    <w:rsid w:val="00BC5358"/>
    <w:rsid w:val="00BE6D42"/>
    <w:rsid w:val="00BE7EF8"/>
    <w:rsid w:val="00BF1065"/>
    <w:rsid w:val="00C205D7"/>
    <w:rsid w:val="00C20FD1"/>
    <w:rsid w:val="00C3203E"/>
    <w:rsid w:val="00C3596D"/>
    <w:rsid w:val="00C37971"/>
    <w:rsid w:val="00C45F94"/>
    <w:rsid w:val="00C511F6"/>
    <w:rsid w:val="00C52A3B"/>
    <w:rsid w:val="00C549E0"/>
    <w:rsid w:val="00C571C2"/>
    <w:rsid w:val="00C63E28"/>
    <w:rsid w:val="00C64744"/>
    <w:rsid w:val="00C66D7C"/>
    <w:rsid w:val="00C7022D"/>
    <w:rsid w:val="00C70FAA"/>
    <w:rsid w:val="00C72B37"/>
    <w:rsid w:val="00C777D2"/>
    <w:rsid w:val="00C857E4"/>
    <w:rsid w:val="00CA6051"/>
    <w:rsid w:val="00CA7136"/>
    <w:rsid w:val="00CA7D53"/>
    <w:rsid w:val="00CB12ED"/>
    <w:rsid w:val="00CB4CDB"/>
    <w:rsid w:val="00CC020E"/>
    <w:rsid w:val="00CF5354"/>
    <w:rsid w:val="00D16578"/>
    <w:rsid w:val="00D21D86"/>
    <w:rsid w:val="00D25BC4"/>
    <w:rsid w:val="00D342DF"/>
    <w:rsid w:val="00D41A74"/>
    <w:rsid w:val="00D429D8"/>
    <w:rsid w:val="00D45A4C"/>
    <w:rsid w:val="00D5043D"/>
    <w:rsid w:val="00D54BFC"/>
    <w:rsid w:val="00D61CBE"/>
    <w:rsid w:val="00D718A9"/>
    <w:rsid w:val="00D76210"/>
    <w:rsid w:val="00D76F9F"/>
    <w:rsid w:val="00D8012F"/>
    <w:rsid w:val="00D83B3D"/>
    <w:rsid w:val="00D83E76"/>
    <w:rsid w:val="00D85C43"/>
    <w:rsid w:val="00D902BD"/>
    <w:rsid w:val="00DB0379"/>
    <w:rsid w:val="00DB4ADC"/>
    <w:rsid w:val="00DB5C28"/>
    <w:rsid w:val="00DC04E4"/>
    <w:rsid w:val="00DC5C4C"/>
    <w:rsid w:val="00DC60D9"/>
    <w:rsid w:val="00DE5052"/>
    <w:rsid w:val="00DF5214"/>
    <w:rsid w:val="00E140D3"/>
    <w:rsid w:val="00E16153"/>
    <w:rsid w:val="00E16579"/>
    <w:rsid w:val="00E25FCE"/>
    <w:rsid w:val="00E30D09"/>
    <w:rsid w:val="00E327BC"/>
    <w:rsid w:val="00E36DAE"/>
    <w:rsid w:val="00E36E50"/>
    <w:rsid w:val="00E51D3D"/>
    <w:rsid w:val="00E52C02"/>
    <w:rsid w:val="00E5739F"/>
    <w:rsid w:val="00E62208"/>
    <w:rsid w:val="00E6472F"/>
    <w:rsid w:val="00E712EC"/>
    <w:rsid w:val="00E71B78"/>
    <w:rsid w:val="00EA72D3"/>
    <w:rsid w:val="00EB4386"/>
    <w:rsid w:val="00EB54B8"/>
    <w:rsid w:val="00EB5DE2"/>
    <w:rsid w:val="00EB779F"/>
    <w:rsid w:val="00EC5723"/>
    <w:rsid w:val="00EC6CC3"/>
    <w:rsid w:val="00ED14FB"/>
    <w:rsid w:val="00EE7E2B"/>
    <w:rsid w:val="00F07495"/>
    <w:rsid w:val="00F07733"/>
    <w:rsid w:val="00F11E6B"/>
    <w:rsid w:val="00F14352"/>
    <w:rsid w:val="00F3494F"/>
    <w:rsid w:val="00F4355D"/>
    <w:rsid w:val="00F450AA"/>
    <w:rsid w:val="00F547AD"/>
    <w:rsid w:val="00F54AB9"/>
    <w:rsid w:val="00F61CB0"/>
    <w:rsid w:val="00F7602F"/>
    <w:rsid w:val="00F768A8"/>
    <w:rsid w:val="00F84C81"/>
    <w:rsid w:val="00F94716"/>
    <w:rsid w:val="00FA58BC"/>
    <w:rsid w:val="00FB29C1"/>
    <w:rsid w:val="00FB51E1"/>
    <w:rsid w:val="00FB6B7A"/>
    <w:rsid w:val="00FC4350"/>
    <w:rsid w:val="00FC5B67"/>
    <w:rsid w:val="00FC73AB"/>
    <w:rsid w:val="00FD637A"/>
    <w:rsid w:val="00FE5C86"/>
    <w:rsid w:val="00FF0E83"/>
    <w:rsid w:val="00FF4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C778F"/>
  <w15:chartTrackingRefBased/>
  <w15:docId w15:val="{4C2BBC80-3324-364D-A1F1-08198564F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700C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AB1C9C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641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636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29D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741FF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E140D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B1C9C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AB1C9C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6636F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75281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75281"/>
    <w:rPr>
      <w:rFonts w:ascii="Arial" w:eastAsia="Times New Roman" w:hAnsi="Arial" w:cs="Arial"/>
      <w:vanish/>
      <w:kern w:val="0"/>
      <w:sz w:val="16"/>
      <w:szCs w:val="16"/>
      <w:lang w:eastAsia="en-GB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675281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675281"/>
    <w:rPr>
      <w:rFonts w:ascii="Arial" w:eastAsia="Times New Roman" w:hAnsi="Arial" w:cs="Arial"/>
      <w:vanish/>
      <w:kern w:val="0"/>
      <w:sz w:val="16"/>
      <w:szCs w:val="16"/>
      <w:lang w:eastAsia="en-GB"/>
      <w14:ligatures w14:val="none"/>
    </w:rPr>
  </w:style>
  <w:style w:type="character" w:customStyle="1" w:styleId="tagcolor">
    <w:name w:val="tagcolor"/>
    <w:basedOn w:val="DefaultParagraphFont"/>
    <w:rsid w:val="00C777D2"/>
  </w:style>
  <w:style w:type="character" w:customStyle="1" w:styleId="attributecolor">
    <w:name w:val="attributecolor"/>
    <w:basedOn w:val="DefaultParagraphFont"/>
    <w:rsid w:val="00C777D2"/>
  </w:style>
  <w:style w:type="character" w:customStyle="1" w:styleId="apple-converted-space">
    <w:name w:val="apple-converted-space"/>
    <w:basedOn w:val="DefaultParagraphFont"/>
    <w:rsid w:val="00C777D2"/>
  </w:style>
  <w:style w:type="character" w:customStyle="1" w:styleId="attributevaluecolor">
    <w:name w:val="attributevaluecolor"/>
    <w:basedOn w:val="DefaultParagraphFont"/>
    <w:rsid w:val="00C777D2"/>
  </w:style>
  <w:style w:type="character" w:customStyle="1" w:styleId="token">
    <w:name w:val="token"/>
    <w:basedOn w:val="DefaultParagraphFont"/>
    <w:rsid w:val="00777EC1"/>
  </w:style>
  <w:style w:type="character" w:customStyle="1" w:styleId="Heading2Char">
    <w:name w:val="Heading 2 Char"/>
    <w:basedOn w:val="DefaultParagraphFont"/>
    <w:link w:val="Heading2"/>
    <w:uiPriority w:val="9"/>
    <w:semiHidden/>
    <w:rsid w:val="00806410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en-GB"/>
      <w14:ligatures w14:val="none"/>
    </w:rPr>
  </w:style>
  <w:style w:type="paragraph" w:styleId="NoSpacing">
    <w:name w:val="No Spacing"/>
    <w:uiPriority w:val="1"/>
    <w:qFormat/>
    <w:rsid w:val="00507736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56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5637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29D8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eastAsia="en-GB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A51F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51FC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A51F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51FC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Emphasis">
    <w:name w:val="Emphasis"/>
    <w:basedOn w:val="DefaultParagraphFont"/>
    <w:uiPriority w:val="20"/>
    <w:qFormat/>
    <w:rsid w:val="00240B37"/>
    <w:rPr>
      <w:i/>
      <w:iCs/>
    </w:rPr>
  </w:style>
  <w:style w:type="character" w:styleId="Strong">
    <w:name w:val="Strong"/>
    <w:basedOn w:val="DefaultParagraphFont"/>
    <w:uiPriority w:val="22"/>
    <w:qFormat/>
    <w:rsid w:val="00240B37"/>
    <w:rPr>
      <w:b/>
      <w:bCs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261A60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61A60"/>
    <w:rPr>
      <w:rFonts w:ascii="Times New Roman" w:eastAsia="Times New Roman" w:hAnsi="Times New Roman" w:cs="Times New Roman"/>
      <w:i/>
      <w:iCs/>
      <w:kern w:val="0"/>
      <w:lang w:eastAsia="en-GB"/>
      <w14:ligatures w14:val="none"/>
    </w:rPr>
  </w:style>
  <w:style w:type="character" w:styleId="HTMLCite">
    <w:name w:val="HTML Cite"/>
    <w:basedOn w:val="DefaultParagraphFont"/>
    <w:uiPriority w:val="99"/>
    <w:semiHidden/>
    <w:unhideWhenUsed/>
    <w:rsid w:val="00261A6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261A60"/>
    <w:rPr>
      <w:rFonts w:ascii="Courier New" w:eastAsia="Times New Roman" w:hAnsi="Courier New" w:cs="Courier New"/>
      <w:sz w:val="20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261A60"/>
    <w:rPr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261A6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2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86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5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708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9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8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9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0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29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3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0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4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6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9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2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8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86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4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9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5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2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8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3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26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4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3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9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1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8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05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57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42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5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8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3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15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5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2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87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47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0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94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2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031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4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35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2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0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0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5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2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Contactus.html" TargetMode="External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hyperlink" Target="Aboutus.html" TargetMode="External"/><Relationship Id="rId17" Type="http://schemas.openxmlformats.org/officeDocument/2006/relationships/image" Target="media/image6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ome.html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12.jpeg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Image.html" TargetMode="External"/><Relationship Id="rId22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213B0A5-B433-C341-A0FE-ABF4FE060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30</Pages>
  <Words>4135</Words>
  <Characters>23571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Arnav Pandav</dc:creator>
  <cp:keywords/>
  <dc:description/>
  <cp:lastModifiedBy>Arnav Pandav</cp:lastModifiedBy>
  <cp:revision>595</cp:revision>
  <dcterms:created xsi:type="dcterms:W3CDTF">2023-08-18T12:17:00Z</dcterms:created>
  <dcterms:modified xsi:type="dcterms:W3CDTF">2023-08-31T14:07:00Z</dcterms:modified>
</cp:coreProperties>
</file>